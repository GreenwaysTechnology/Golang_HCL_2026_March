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783A" w:rsidRDefault="00A572B1" w:rsidP="00A572B1">
      <w:pPr>
        <w:jc w:val="center"/>
        <w:rPr>
          <w:b/>
          <w:bCs w:val="0"/>
        </w:rPr>
      </w:pPr>
      <w:r w:rsidRPr="00A572B1">
        <w:rPr>
          <w:b/>
          <w:bCs w:val="0"/>
        </w:rPr>
        <w:t>Go Module</w:t>
      </w:r>
      <w:r w:rsidR="00E1496C">
        <w:rPr>
          <w:b/>
          <w:bCs w:val="0"/>
        </w:rPr>
        <w:t>s</w:t>
      </w:r>
    </w:p>
    <w:p w:rsidR="009D1EDB" w:rsidRPr="009D1EDB" w:rsidRDefault="009D1EDB" w:rsidP="009D1EDB">
      <w:pPr>
        <w:rPr>
          <w:b/>
        </w:rPr>
      </w:pPr>
      <w:r w:rsidRPr="009D1EDB">
        <w:rPr>
          <w:b/>
        </w:rPr>
        <w:t>What is a Go Module?</w:t>
      </w:r>
    </w:p>
    <w:p w:rsidR="009D1EDB" w:rsidRPr="009D1EDB" w:rsidRDefault="009D1EDB" w:rsidP="009D1EDB">
      <w:r w:rsidRPr="009D1EDB">
        <w:t>A Go module is a collection of Go packages with a go.mod file at its root. It defines the module's name, Go version, and dependencies.</w:t>
      </w:r>
    </w:p>
    <w:p w:rsidR="009D1EDB" w:rsidRDefault="00894F4E" w:rsidP="009D1EDB">
      <w:pPr>
        <w:rPr>
          <w:b/>
        </w:rPr>
      </w:pPr>
      <w:r w:rsidRPr="00894F4E">
        <w:rPr>
          <w:b/>
        </w:rPr>
        <w:t>Step 1: Initialize a New Module</w:t>
      </w:r>
    </w:p>
    <w:p w:rsidR="00D628E6" w:rsidRPr="00D628E6" w:rsidRDefault="00D628E6" w:rsidP="00D628E6">
      <w:pPr>
        <w:pStyle w:val="ListParagraph"/>
        <w:numPr>
          <w:ilvl w:val="0"/>
          <w:numId w:val="4"/>
        </w:numPr>
        <w:rPr>
          <w:bCs w:val="0"/>
        </w:rPr>
      </w:pPr>
      <w:r w:rsidRPr="00D628E6">
        <w:rPr>
          <w:bCs w:val="0"/>
        </w:rPr>
        <w:t>Action: Create a new directory and run the initialization command.</w:t>
      </w:r>
    </w:p>
    <w:p w:rsidR="00D628E6" w:rsidRDefault="00D628E6" w:rsidP="00D628E6">
      <w:pPr>
        <w:pStyle w:val="ListParagraph"/>
        <w:numPr>
          <w:ilvl w:val="0"/>
          <w:numId w:val="4"/>
        </w:numPr>
        <w:rPr>
          <w:bCs w:val="0"/>
        </w:rPr>
      </w:pPr>
      <w:r w:rsidRPr="00D628E6">
        <w:rPr>
          <w:bCs w:val="0"/>
        </w:rPr>
        <w:t xml:space="preserve">Command: go mod </w:t>
      </w:r>
      <w:proofErr w:type="spellStart"/>
      <w:r w:rsidRPr="00D628E6">
        <w:rPr>
          <w:bCs w:val="0"/>
        </w:rPr>
        <w:t>init</w:t>
      </w:r>
      <w:proofErr w:type="spellEnd"/>
      <w:r w:rsidRPr="00D628E6">
        <w:rPr>
          <w:bCs w:val="0"/>
        </w:rPr>
        <w:t xml:space="preserve"> &lt;module-name&gt;</w:t>
      </w:r>
    </w:p>
    <w:p w:rsidR="00F569BA" w:rsidRPr="00F569BA" w:rsidRDefault="00F569BA" w:rsidP="00F569BA">
      <w:pPr>
        <w:rPr>
          <w:bCs w:val="0"/>
        </w:rPr>
      </w:pPr>
      <w:r w:rsidRPr="00F569BA">
        <w:rPr>
          <w:highlight w:val="yellow"/>
        </w:rPr>
        <w:t>Usually, your module name is its repository path (e.g., github.com/username/my-project). If you're just playing around locally, example.com/hello works fine.</w:t>
      </w:r>
    </w:p>
    <w:p w:rsidR="00894F4E" w:rsidRPr="00894F4E" w:rsidRDefault="00894F4E" w:rsidP="00894F4E">
      <w:proofErr w:type="spellStart"/>
      <w:r w:rsidRPr="00894F4E">
        <w:t>mkdir</w:t>
      </w:r>
      <w:proofErr w:type="spellEnd"/>
      <w:r w:rsidRPr="00894F4E">
        <w:t xml:space="preserve"> </w:t>
      </w:r>
      <w:proofErr w:type="spellStart"/>
      <w:r w:rsidRPr="00894F4E">
        <w:t>myproject</w:t>
      </w:r>
      <w:proofErr w:type="spellEnd"/>
    </w:p>
    <w:p w:rsidR="00894F4E" w:rsidRPr="00894F4E" w:rsidRDefault="00894F4E" w:rsidP="00894F4E">
      <w:r w:rsidRPr="00894F4E">
        <w:t xml:space="preserve">cd </w:t>
      </w:r>
      <w:proofErr w:type="spellStart"/>
      <w:r w:rsidRPr="00894F4E">
        <w:t>myproject</w:t>
      </w:r>
      <w:proofErr w:type="spellEnd"/>
    </w:p>
    <w:p w:rsidR="00894F4E" w:rsidRDefault="00894F4E" w:rsidP="00894F4E">
      <w:r w:rsidRPr="00894F4E">
        <w:t xml:space="preserve">go mod </w:t>
      </w:r>
      <w:proofErr w:type="spellStart"/>
      <w:r w:rsidRPr="00894F4E">
        <w:t>init</w:t>
      </w:r>
      <w:proofErr w:type="spellEnd"/>
      <w:r w:rsidRPr="00894F4E">
        <w:t xml:space="preserve"> github.com/</w:t>
      </w:r>
      <w:proofErr w:type="spellStart"/>
      <w:r w:rsidRPr="00894F4E">
        <w:t>yourname</w:t>
      </w:r>
      <w:proofErr w:type="spellEnd"/>
      <w:r w:rsidRPr="00894F4E">
        <w:t>/</w:t>
      </w:r>
      <w:proofErr w:type="spellStart"/>
      <w:r w:rsidRPr="00894F4E">
        <w:t>myproject</w:t>
      </w:r>
      <w:proofErr w:type="spellEnd"/>
    </w:p>
    <w:p w:rsidR="006A207C" w:rsidRPr="006A207C" w:rsidRDefault="006A207C" w:rsidP="006A207C">
      <w:pPr>
        <w:rPr>
          <w:b/>
        </w:rPr>
      </w:pPr>
      <w:r w:rsidRPr="006A207C">
        <w:rPr>
          <w:b/>
        </w:rPr>
        <w:t>Adding Dependencies</w:t>
      </w:r>
    </w:p>
    <w:p w:rsidR="006A207C" w:rsidRPr="006A207C" w:rsidRDefault="006A207C" w:rsidP="006A207C">
      <w:r w:rsidRPr="006A207C">
        <w:t>When you import a third-party package in your code and run a command like go build or go test, Go automatically fetches the dependency for you.</w:t>
      </w:r>
    </w:p>
    <w:p w:rsidR="006A207C" w:rsidRPr="006A207C" w:rsidRDefault="006A207C" w:rsidP="006A207C">
      <w:pPr>
        <w:numPr>
          <w:ilvl w:val="0"/>
          <w:numId w:val="5"/>
        </w:numPr>
      </w:pPr>
      <w:r w:rsidRPr="006A207C">
        <w:rPr>
          <w:b/>
        </w:rPr>
        <w:t>Manual Fetching:</w:t>
      </w:r>
      <w:r w:rsidRPr="006A207C">
        <w:t xml:space="preserve"> You can also explicitly add a package using: go get github.com/google/</w:t>
      </w:r>
      <w:proofErr w:type="spellStart"/>
      <w:r w:rsidRPr="006A207C">
        <w:t>uuid</w:t>
      </w:r>
      <w:proofErr w:type="spellEnd"/>
    </w:p>
    <w:p w:rsidR="006A207C" w:rsidRDefault="006A207C" w:rsidP="006A207C">
      <w:pPr>
        <w:numPr>
          <w:ilvl w:val="0"/>
          <w:numId w:val="5"/>
        </w:numPr>
      </w:pPr>
      <w:r w:rsidRPr="006A207C">
        <w:rPr>
          <w:b/>
        </w:rPr>
        <w:t>What happens:</w:t>
      </w:r>
      <w:r w:rsidRPr="006A207C">
        <w:t xml:space="preserve"> This updates your go.mod file and creates a </w:t>
      </w:r>
      <w:proofErr w:type="spellStart"/>
      <w:r w:rsidRPr="006A207C">
        <w:t>go.sum</w:t>
      </w:r>
      <w:proofErr w:type="spellEnd"/>
      <w:r w:rsidRPr="006A207C">
        <w:t xml:space="preserve"> file.</w:t>
      </w:r>
    </w:p>
    <w:p w:rsidR="009F3D56" w:rsidRDefault="009F3D56" w:rsidP="00E26E59">
      <w:pPr>
        <w:rPr>
          <w:b/>
        </w:rPr>
      </w:pPr>
    </w:p>
    <w:p w:rsidR="009F3D56" w:rsidRDefault="009F3D56" w:rsidP="00E26E59">
      <w:pPr>
        <w:rPr>
          <w:b/>
        </w:rPr>
      </w:pPr>
      <w:r>
        <w:rPr>
          <w:b/>
        </w:rPr>
        <w:t>Custom Modules</w:t>
      </w:r>
    </w:p>
    <w:p w:rsidR="00E26E59" w:rsidRDefault="00E26E59" w:rsidP="00E26E59">
      <w:pPr>
        <w:rPr>
          <w:b/>
        </w:rPr>
      </w:pPr>
      <w:r w:rsidRPr="00E26E59">
        <w:rPr>
          <w:b/>
        </w:rPr>
        <w:t>Create a Go module</w:t>
      </w:r>
    </w:p>
    <w:p w:rsidR="009B4796" w:rsidRPr="00E26E59" w:rsidRDefault="009B4796" w:rsidP="00E26E59">
      <w:pPr>
        <w:rPr>
          <w:b/>
        </w:rPr>
      </w:pPr>
      <w:r w:rsidRPr="009B4796">
        <w:rPr>
          <w:b/>
        </w:rPr>
        <w:t>Go code is grouped into packages, and packages are grouped into modules</w:t>
      </w:r>
    </w:p>
    <w:p w:rsidR="00E26E59" w:rsidRPr="00E26E59" w:rsidRDefault="00E26E59" w:rsidP="00E26E59">
      <w:pPr>
        <w:pStyle w:val="NoSpacing"/>
        <w:numPr>
          <w:ilvl w:val="0"/>
          <w:numId w:val="16"/>
        </w:numPr>
        <w:rPr>
          <w:rFonts w:ascii="Arial Nova" w:hAnsi="Arial Nova"/>
        </w:rPr>
      </w:pPr>
      <w:r w:rsidRPr="00E26E59">
        <w:rPr>
          <w:rFonts w:ascii="Arial Nova" w:hAnsi="Arial Nova"/>
        </w:rPr>
        <w:t>Create a module -- Write a small module with functions you can call from another module.</w:t>
      </w:r>
    </w:p>
    <w:p w:rsidR="00E26E59" w:rsidRPr="00E26E59" w:rsidRDefault="00E26E59" w:rsidP="00E26E59">
      <w:pPr>
        <w:pStyle w:val="NoSpacing"/>
        <w:numPr>
          <w:ilvl w:val="0"/>
          <w:numId w:val="16"/>
        </w:numPr>
        <w:rPr>
          <w:rFonts w:ascii="Arial Nova" w:eastAsia="Times New Roman" w:hAnsi="Arial Nova" w:cs="Segoe UI"/>
          <w:bCs w:val="0"/>
          <w:color w:val="202224"/>
          <w:kern w:val="0"/>
          <w:sz w:val="27"/>
          <w:szCs w:val="27"/>
          <w14:ligatures w14:val="none"/>
        </w:rPr>
      </w:pPr>
      <w:r w:rsidRPr="00E26E59">
        <w:rPr>
          <w:rFonts w:ascii="Arial Nova" w:eastAsia="Times New Roman" w:hAnsi="Arial Nova" w:cs="Segoe UI"/>
          <w:bCs w:val="0"/>
          <w:color w:val="007D9C"/>
          <w:kern w:val="0"/>
          <w:sz w:val="27"/>
          <w:szCs w:val="27"/>
          <w:u w:val="single"/>
          <w14:ligatures w14:val="none"/>
        </w:rPr>
        <w:t>Call your code from another module</w:t>
      </w:r>
      <w:r w:rsidRPr="00E26E59">
        <w:rPr>
          <w:rFonts w:ascii="Arial Nova" w:eastAsia="Times New Roman" w:hAnsi="Arial Nova" w:cs="Segoe UI"/>
          <w:bCs w:val="0"/>
          <w:color w:val="202224"/>
          <w:kern w:val="0"/>
          <w:sz w:val="27"/>
          <w:szCs w:val="27"/>
          <w14:ligatures w14:val="none"/>
        </w:rPr>
        <w:t> -- Import and use your new module.</w:t>
      </w:r>
    </w:p>
    <w:p w:rsidR="00E26E59" w:rsidRDefault="00E26E59" w:rsidP="00E26E59"/>
    <w:p w:rsidR="001B019F" w:rsidRDefault="001B019F" w:rsidP="00E26E59">
      <w:r w:rsidRPr="001B019F">
        <w:lastRenderedPageBreak/>
        <w:t>Open a command prompt and cd to your home directory.</w:t>
      </w:r>
    </w:p>
    <w:p w:rsidR="00A53911" w:rsidRPr="00A53911" w:rsidRDefault="00A53911" w:rsidP="00A53911">
      <w:r w:rsidRPr="00A53911">
        <w:t>On Windows:</w:t>
      </w:r>
    </w:p>
    <w:p w:rsidR="00A53911" w:rsidRPr="00A53911" w:rsidRDefault="00A53911" w:rsidP="00A53911">
      <w:r w:rsidRPr="00A53911">
        <w:t>cd %HOMEPATH%</w:t>
      </w:r>
    </w:p>
    <w:p w:rsidR="00B14EDF" w:rsidRPr="00B14EDF" w:rsidRDefault="00B14EDF" w:rsidP="00E2570F">
      <w:pPr>
        <w:rPr>
          <w:b/>
          <w:bCs w:val="0"/>
        </w:rPr>
      </w:pPr>
      <w:r w:rsidRPr="00B14EDF">
        <w:rPr>
          <w:b/>
          <w:bCs w:val="0"/>
        </w:rPr>
        <w:t>Create a greetings directory for your Go module source code.</w:t>
      </w:r>
    </w:p>
    <w:p w:rsidR="00B14EDF" w:rsidRPr="00B14EDF" w:rsidRDefault="00B14EDF" w:rsidP="00B14EDF">
      <w:r w:rsidRPr="00B14EDF">
        <w:t>For example, from your home directory use the following commands:</w:t>
      </w:r>
    </w:p>
    <w:p w:rsidR="00B14EDF" w:rsidRPr="00B14EDF" w:rsidRDefault="00B14EDF" w:rsidP="00B14EDF">
      <w:proofErr w:type="spellStart"/>
      <w:r w:rsidRPr="00B14EDF">
        <w:t>mkdir</w:t>
      </w:r>
      <w:proofErr w:type="spellEnd"/>
      <w:r w:rsidRPr="00B14EDF">
        <w:t xml:space="preserve"> greetings</w:t>
      </w:r>
    </w:p>
    <w:p w:rsidR="00B14EDF" w:rsidRDefault="00B14EDF" w:rsidP="00B14EDF">
      <w:r w:rsidRPr="00B14EDF">
        <w:t>cd greetings</w:t>
      </w:r>
    </w:p>
    <w:p w:rsidR="00E651B2" w:rsidRPr="00E2570F" w:rsidRDefault="00E651B2" w:rsidP="00B14EDF">
      <w:pPr>
        <w:rPr>
          <w:b/>
          <w:bCs w:val="0"/>
        </w:rPr>
      </w:pPr>
      <w:r w:rsidRPr="00E2570F">
        <w:rPr>
          <w:b/>
          <w:bCs w:val="0"/>
        </w:rPr>
        <w:t>Start your module using the </w:t>
      </w:r>
      <w:hyperlink r:id="rId5" w:anchor="go-mod-init" w:history="1">
        <w:r w:rsidRPr="00E2570F">
          <w:rPr>
            <w:rStyle w:val="Hyperlink"/>
            <w:b/>
            <w:bCs w:val="0"/>
          </w:rPr>
          <w:t xml:space="preserve">go mod </w:t>
        </w:r>
        <w:proofErr w:type="spellStart"/>
        <w:r w:rsidRPr="00E2570F">
          <w:rPr>
            <w:rStyle w:val="Hyperlink"/>
            <w:b/>
            <w:bCs w:val="0"/>
          </w:rPr>
          <w:t>init</w:t>
        </w:r>
        <w:proofErr w:type="spellEnd"/>
        <w:r w:rsidRPr="00E2570F">
          <w:rPr>
            <w:rStyle w:val="Hyperlink"/>
            <w:b/>
            <w:bCs w:val="0"/>
          </w:rPr>
          <w:t> command</w:t>
        </w:r>
      </w:hyperlink>
      <w:r w:rsidRPr="00E2570F">
        <w:rPr>
          <w:b/>
          <w:bCs w:val="0"/>
        </w:rPr>
        <w:t>.</w:t>
      </w:r>
    </w:p>
    <w:p w:rsidR="00E651B2" w:rsidRDefault="00E651B2" w:rsidP="00B14EDF">
      <w:r w:rsidRPr="00E651B2">
        <w:t xml:space="preserve">Run the go mod </w:t>
      </w:r>
      <w:proofErr w:type="spellStart"/>
      <w:r w:rsidRPr="00E651B2">
        <w:t>init</w:t>
      </w:r>
      <w:proofErr w:type="spellEnd"/>
      <w:r w:rsidRPr="00E651B2">
        <w:t> command, giving it your module path -- here, use example.com/greetings. If you publish a module, this </w:t>
      </w:r>
      <w:r w:rsidRPr="00E651B2">
        <w:rPr>
          <w:i/>
          <w:iCs/>
        </w:rPr>
        <w:t>must</w:t>
      </w:r>
      <w:r w:rsidRPr="00E651B2">
        <w:t> be a path from which your module can be downloaded by Go tools. That would be your code's repository.</w:t>
      </w:r>
    </w:p>
    <w:p w:rsidR="00263C3E" w:rsidRPr="00263C3E" w:rsidRDefault="00263C3E" w:rsidP="00263C3E">
      <w:r w:rsidRPr="00263C3E">
        <w:t xml:space="preserve">$ go mod </w:t>
      </w:r>
      <w:proofErr w:type="spellStart"/>
      <w:r w:rsidRPr="00263C3E">
        <w:t>init</w:t>
      </w:r>
      <w:proofErr w:type="spellEnd"/>
      <w:r w:rsidRPr="00263C3E">
        <w:t xml:space="preserve"> example.com/greetings</w:t>
      </w:r>
    </w:p>
    <w:p w:rsidR="00263C3E" w:rsidRPr="00263C3E" w:rsidRDefault="00263C3E" w:rsidP="00263C3E">
      <w:r w:rsidRPr="00263C3E">
        <w:t>go: creating new go.mod: module example.com/greetings</w:t>
      </w:r>
    </w:p>
    <w:p w:rsidR="00263C3E" w:rsidRDefault="00F715CD" w:rsidP="00B14EDF">
      <w:r w:rsidRPr="00F715CD">
        <w:t xml:space="preserve">The go mod </w:t>
      </w:r>
      <w:proofErr w:type="spellStart"/>
      <w:r w:rsidRPr="00F715CD">
        <w:t>init</w:t>
      </w:r>
      <w:proofErr w:type="spellEnd"/>
      <w:r w:rsidRPr="00F715CD">
        <w:t> command creates a go.mod file to track your code's dependencies. So far, the file includes only the name of your module and the Go version your code supports. But as you add dependencies, the go.mod file will list the versions your code depends on</w:t>
      </w:r>
    </w:p>
    <w:p w:rsidR="00E2570F" w:rsidRPr="00E2570F" w:rsidRDefault="00E2570F" w:rsidP="00E2570F">
      <w:pPr>
        <w:rPr>
          <w:b/>
          <w:bCs w:val="0"/>
        </w:rPr>
      </w:pPr>
      <w:r w:rsidRPr="00E2570F">
        <w:rPr>
          <w:b/>
          <w:bCs w:val="0"/>
        </w:rPr>
        <w:t xml:space="preserve">In your text editor, create a file in which to write your code and call it </w:t>
      </w:r>
      <w:proofErr w:type="spellStart"/>
      <w:r w:rsidRPr="00E2570F">
        <w:rPr>
          <w:b/>
          <w:bCs w:val="0"/>
        </w:rPr>
        <w:t>greetings.go</w:t>
      </w:r>
      <w:proofErr w:type="spellEnd"/>
      <w:r w:rsidRPr="00E2570F">
        <w:rPr>
          <w:b/>
          <w:bCs w:val="0"/>
        </w:rPr>
        <w:t>.</w:t>
      </w:r>
    </w:p>
    <w:p w:rsidR="00E2570F" w:rsidRDefault="00C0211C" w:rsidP="00B14EDF">
      <w:r w:rsidRPr="00C0211C">
        <w:t xml:space="preserve">Paste the following code into your </w:t>
      </w:r>
      <w:proofErr w:type="spellStart"/>
      <w:r w:rsidRPr="00C0211C">
        <w:t>greetings.go</w:t>
      </w:r>
      <w:proofErr w:type="spellEnd"/>
      <w:r w:rsidRPr="00C0211C">
        <w:t xml:space="preserve"> file and save the file</w:t>
      </w:r>
    </w:p>
    <w:p w:rsidR="00C0211C" w:rsidRPr="00C0211C" w:rsidRDefault="00C0211C" w:rsidP="00C0211C">
      <w:r w:rsidRPr="00C0211C">
        <w:t>package greetings</w:t>
      </w:r>
    </w:p>
    <w:p w:rsidR="00C0211C" w:rsidRPr="00C0211C" w:rsidRDefault="00C0211C" w:rsidP="00C56242">
      <w:pPr>
        <w:pStyle w:val="NoSpacing"/>
      </w:pPr>
      <w:r w:rsidRPr="00C0211C">
        <w:t>import "</w:t>
      </w:r>
      <w:proofErr w:type="spellStart"/>
      <w:r w:rsidRPr="00C0211C">
        <w:t>fmt</w:t>
      </w:r>
      <w:proofErr w:type="spellEnd"/>
      <w:r w:rsidRPr="00C0211C">
        <w:t>"</w:t>
      </w:r>
    </w:p>
    <w:p w:rsidR="00C0211C" w:rsidRPr="00C0211C" w:rsidRDefault="00C0211C" w:rsidP="00C56242">
      <w:pPr>
        <w:pStyle w:val="NoSpacing"/>
      </w:pPr>
    </w:p>
    <w:p w:rsidR="00C0211C" w:rsidRPr="00C0211C" w:rsidRDefault="00C0211C" w:rsidP="00C56242">
      <w:pPr>
        <w:pStyle w:val="NoSpacing"/>
      </w:pPr>
      <w:r w:rsidRPr="00C0211C">
        <w:t>// Hello returns a greeting for the named person.</w:t>
      </w:r>
    </w:p>
    <w:p w:rsidR="00C0211C" w:rsidRPr="00C0211C" w:rsidRDefault="00C0211C" w:rsidP="00C56242">
      <w:pPr>
        <w:pStyle w:val="NoSpacing"/>
      </w:pPr>
      <w:proofErr w:type="spellStart"/>
      <w:r w:rsidRPr="00C0211C">
        <w:t>func</w:t>
      </w:r>
      <w:proofErr w:type="spellEnd"/>
      <w:r w:rsidRPr="00C0211C">
        <w:t xml:space="preserve"> Hello(name string) string {</w:t>
      </w:r>
    </w:p>
    <w:p w:rsidR="00C0211C" w:rsidRPr="00C0211C" w:rsidRDefault="00C0211C" w:rsidP="00C56242">
      <w:pPr>
        <w:pStyle w:val="NoSpacing"/>
      </w:pPr>
      <w:r w:rsidRPr="00C0211C">
        <w:t xml:space="preserve">    // Return a greeting that embeds the name in a message.</w:t>
      </w:r>
    </w:p>
    <w:p w:rsidR="00C0211C" w:rsidRPr="00C0211C" w:rsidRDefault="00C0211C" w:rsidP="00C56242">
      <w:pPr>
        <w:pStyle w:val="NoSpacing"/>
      </w:pPr>
      <w:r w:rsidRPr="00C0211C">
        <w:t xml:space="preserve">    message := </w:t>
      </w:r>
      <w:proofErr w:type="spellStart"/>
      <w:r w:rsidRPr="00C0211C">
        <w:t>fmt.Sprintf</w:t>
      </w:r>
      <w:proofErr w:type="spellEnd"/>
      <w:r w:rsidRPr="00C0211C">
        <w:t>("Hi, %v. Welcome!", name)</w:t>
      </w:r>
    </w:p>
    <w:p w:rsidR="00C0211C" w:rsidRPr="00C0211C" w:rsidRDefault="00C0211C" w:rsidP="00C56242">
      <w:pPr>
        <w:pStyle w:val="NoSpacing"/>
      </w:pPr>
      <w:r w:rsidRPr="00C0211C">
        <w:lastRenderedPageBreak/>
        <w:t xml:space="preserve">    return message</w:t>
      </w:r>
    </w:p>
    <w:p w:rsidR="00C0211C" w:rsidRPr="00C0211C" w:rsidRDefault="00C0211C" w:rsidP="00C56242">
      <w:pPr>
        <w:pStyle w:val="NoSpacing"/>
      </w:pPr>
      <w:r w:rsidRPr="00C0211C">
        <w:t>}</w:t>
      </w:r>
    </w:p>
    <w:p w:rsidR="00D06CC8" w:rsidRPr="00D06CC8" w:rsidRDefault="00D06CC8" w:rsidP="00D06CC8">
      <w:r w:rsidRPr="00D06CC8">
        <w:t>This is the first code for your module. It returns a greeting to any caller that asks for one. You'll write code that calls this function in the next step.</w:t>
      </w:r>
    </w:p>
    <w:p w:rsidR="00CC3901" w:rsidRPr="00CC3901" w:rsidRDefault="00CC3901" w:rsidP="00CC3901">
      <w:r w:rsidRPr="00CC3901">
        <w:t>In this code, you:</w:t>
      </w:r>
    </w:p>
    <w:p w:rsidR="00CC3901" w:rsidRPr="00CC3901" w:rsidRDefault="00CC3901" w:rsidP="00CC3901">
      <w:pPr>
        <w:numPr>
          <w:ilvl w:val="0"/>
          <w:numId w:val="20"/>
        </w:numPr>
      </w:pPr>
      <w:r w:rsidRPr="00CC3901">
        <w:t>Declare a greetings package to collect related functions.</w:t>
      </w:r>
    </w:p>
    <w:p w:rsidR="00CC3901" w:rsidRPr="00CC3901" w:rsidRDefault="00CC3901" w:rsidP="00CC3901">
      <w:pPr>
        <w:numPr>
          <w:ilvl w:val="0"/>
          <w:numId w:val="20"/>
        </w:numPr>
      </w:pPr>
      <w:r w:rsidRPr="00CC3901">
        <w:t>Implement a Hello function to return the greeting</w:t>
      </w:r>
    </w:p>
    <w:p w:rsidR="00C0211C" w:rsidRDefault="00C0211C" w:rsidP="00B14EDF"/>
    <w:p w:rsidR="007A239B" w:rsidRPr="007A239B" w:rsidRDefault="007A239B" w:rsidP="007A239B">
      <w:pPr>
        <w:rPr>
          <w:b/>
        </w:rPr>
      </w:pPr>
      <w:r w:rsidRPr="007A239B">
        <w:rPr>
          <w:b/>
        </w:rPr>
        <w:t>Call your code from another module</w:t>
      </w:r>
    </w:p>
    <w:p w:rsidR="007A239B" w:rsidRDefault="00F54D8C" w:rsidP="00B14EDF">
      <w:r w:rsidRPr="00F54D8C">
        <w:t>In the </w:t>
      </w:r>
      <w:hyperlink r:id="rId6" w:history="1">
        <w:r w:rsidRPr="00F54D8C">
          <w:rPr>
            <w:rStyle w:val="Hyperlink"/>
          </w:rPr>
          <w:t>previous section</w:t>
        </w:r>
      </w:hyperlink>
      <w:r w:rsidRPr="00F54D8C">
        <w:t>, you created a greetings module. In this section, you'll write code to make calls to the Hello function in the module you just wrote</w:t>
      </w:r>
    </w:p>
    <w:p w:rsidR="00C25F54" w:rsidRDefault="00C25F54" w:rsidP="00B14EDF">
      <w:r w:rsidRPr="00C25F54">
        <w:t>Create a hello directory for your Go module source code. This is where you'll write your caller.</w:t>
      </w:r>
    </w:p>
    <w:p w:rsidR="0050578C" w:rsidRDefault="0050578C" w:rsidP="00B14EDF"/>
    <w:p w:rsidR="0050578C" w:rsidRPr="0050578C" w:rsidRDefault="0050578C" w:rsidP="0050578C">
      <w:pPr>
        <w:rPr>
          <w:b/>
          <w:bCs w:val="0"/>
        </w:rPr>
      </w:pPr>
      <w:r w:rsidRPr="0050578C">
        <w:rPr>
          <w:b/>
          <w:bCs w:val="0"/>
        </w:rPr>
        <w:t>After you create this directory, you should have both a hello and a greetings directory at the same level in the hierarchy, like so:</w:t>
      </w:r>
    </w:p>
    <w:p w:rsidR="0050578C" w:rsidRPr="0050578C" w:rsidRDefault="0050578C" w:rsidP="0050578C">
      <w:pPr>
        <w:pStyle w:val="NoSpacing"/>
      </w:pPr>
      <w:r w:rsidRPr="0050578C">
        <w:t>&lt;home&gt;/</w:t>
      </w:r>
    </w:p>
    <w:p w:rsidR="0050578C" w:rsidRPr="0050578C" w:rsidRDefault="0050578C" w:rsidP="0050578C">
      <w:pPr>
        <w:pStyle w:val="NoSpacing"/>
        <w:ind w:firstLine="720"/>
      </w:pPr>
      <w:r w:rsidRPr="0050578C">
        <w:t xml:space="preserve"> |-- greetings/</w:t>
      </w:r>
    </w:p>
    <w:p w:rsidR="0050578C" w:rsidRPr="0050578C" w:rsidRDefault="0050578C" w:rsidP="0050578C">
      <w:pPr>
        <w:pStyle w:val="NoSpacing"/>
      </w:pPr>
      <w:r w:rsidRPr="0050578C">
        <w:t xml:space="preserve"> </w:t>
      </w:r>
      <w:r>
        <w:tab/>
      </w:r>
      <w:r w:rsidRPr="0050578C">
        <w:t>|-- hello/</w:t>
      </w:r>
    </w:p>
    <w:p w:rsidR="0050578C" w:rsidRDefault="0050578C" w:rsidP="00B14EDF"/>
    <w:p w:rsidR="00E4202B" w:rsidRPr="00E4202B" w:rsidRDefault="00E4202B" w:rsidP="006F507C">
      <w:pPr>
        <w:rPr>
          <w:b/>
          <w:bCs w:val="0"/>
        </w:rPr>
      </w:pPr>
      <w:r w:rsidRPr="00E4202B">
        <w:rPr>
          <w:b/>
          <w:bCs w:val="0"/>
        </w:rPr>
        <w:t>Enable dependency tracking for the code you're about to write.</w:t>
      </w:r>
    </w:p>
    <w:p w:rsidR="00E4202B" w:rsidRPr="00E4202B" w:rsidRDefault="00E4202B" w:rsidP="00E4202B">
      <w:r w:rsidRPr="00E4202B">
        <w:t>To enable dependency tracking for your code, run the </w:t>
      </w:r>
      <w:hyperlink r:id="rId7" w:anchor="go-mod-init" w:history="1">
        <w:r w:rsidRPr="00E4202B">
          <w:rPr>
            <w:rStyle w:val="Hyperlink"/>
          </w:rPr>
          <w:t xml:space="preserve">go mod </w:t>
        </w:r>
        <w:proofErr w:type="spellStart"/>
        <w:r w:rsidRPr="00E4202B">
          <w:rPr>
            <w:rStyle w:val="Hyperlink"/>
          </w:rPr>
          <w:t>init</w:t>
        </w:r>
        <w:proofErr w:type="spellEnd"/>
        <w:r w:rsidRPr="00E4202B">
          <w:rPr>
            <w:rStyle w:val="Hyperlink"/>
          </w:rPr>
          <w:t> command</w:t>
        </w:r>
      </w:hyperlink>
      <w:r w:rsidRPr="00E4202B">
        <w:t>, giving it the name of the module your code will be in.</w:t>
      </w:r>
    </w:p>
    <w:p w:rsidR="00E4202B" w:rsidRPr="00E4202B" w:rsidRDefault="00E4202B" w:rsidP="00E4202B">
      <w:r w:rsidRPr="00E4202B">
        <w:t>For the purposes of this tutorial, use example.com/hello for the module path.</w:t>
      </w:r>
    </w:p>
    <w:p w:rsidR="00E4202B" w:rsidRPr="00E4202B" w:rsidRDefault="00E4202B" w:rsidP="00E4202B">
      <w:r w:rsidRPr="00E4202B">
        <w:t xml:space="preserve">$ go mod </w:t>
      </w:r>
      <w:proofErr w:type="spellStart"/>
      <w:r w:rsidRPr="00E4202B">
        <w:t>init</w:t>
      </w:r>
      <w:proofErr w:type="spellEnd"/>
      <w:r w:rsidRPr="00E4202B">
        <w:t xml:space="preserve"> example.com/hello</w:t>
      </w:r>
    </w:p>
    <w:p w:rsidR="00E4202B" w:rsidRPr="00E4202B" w:rsidRDefault="00E4202B" w:rsidP="00E4202B">
      <w:r w:rsidRPr="00E4202B">
        <w:t>go: creating new go.mod: module example.com/hello</w:t>
      </w:r>
    </w:p>
    <w:p w:rsidR="00B07470" w:rsidRPr="00B07470" w:rsidRDefault="00B07470" w:rsidP="00B07470">
      <w:pPr>
        <w:rPr>
          <w:b/>
          <w:bCs w:val="0"/>
        </w:rPr>
      </w:pPr>
      <w:r w:rsidRPr="00B07470">
        <w:rPr>
          <w:b/>
          <w:bCs w:val="0"/>
        </w:rPr>
        <w:lastRenderedPageBreak/>
        <w:t xml:space="preserve">In your text editor, in the hello directory, create a file in which to write your code and call it </w:t>
      </w:r>
      <w:proofErr w:type="spellStart"/>
      <w:r w:rsidRPr="00B07470">
        <w:rPr>
          <w:b/>
          <w:bCs w:val="0"/>
        </w:rPr>
        <w:t>hello.go</w:t>
      </w:r>
      <w:proofErr w:type="spellEnd"/>
      <w:r w:rsidRPr="00B07470">
        <w:rPr>
          <w:b/>
          <w:bCs w:val="0"/>
        </w:rPr>
        <w:t>.</w:t>
      </w:r>
    </w:p>
    <w:p w:rsidR="00E4202B" w:rsidRPr="00B14EDF" w:rsidRDefault="00B07470" w:rsidP="00B14EDF">
      <w:pPr>
        <w:rPr>
          <w:b/>
          <w:bCs w:val="0"/>
        </w:rPr>
      </w:pPr>
      <w:r w:rsidRPr="00B07470">
        <w:rPr>
          <w:b/>
          <w:bCs w:val="0"/>
        </w:rPr>
        <w:t>Write code to call the Hello function, then print the function's return value</w:t>
      </w:r>
    </w:p>
    <w:p w:rsidR="00134318" w:rsidRPr="00134318" w:rsidRDefault="00134318" w:rsidP="00134318">
      <w:r w:rsidRPr="00134318">
        <w:t xml:space="preserve">To do that, paste the following code into </w:t>
      </w:r>
      <w:proofErr w:type="spellStart"/>
      <w:r w:rsidRPr="00134318">
        <w:t>hello.go</w:t>
      </w:r>
      <w:proofErr w:type="spellEnd"/>
      <w:r w:rsidRPr="00134318">
        <w:t>.</w:t>
      </w:r>
    </w:p>
    <w:p w:rsidR="00134318" w:rsidRPr="00134318" w:rsidRDefault="00134318" w:rsidP="00134318">
      <w:pPr>
        <w:pStyle w:val="NoSpacing"/>
      </w:pPr>
      <w:r w:rsidRPr="00134318">
        <w:t>package main</w:t>
      </w:r>
    </w:p>
    <w:p w:rsidR="00134318" w:rsidRPr="00134318" w:rsidRDefault="00134318" w:rsidP="00134318">
      <w:pPr>
        <w:pStyle w:val="NoSpacing"/>
      </w:pPr>
    </w:p>
    <w:p w:rsidR="00134318" w:rsidRPr="00134318" w:rsidRDefault="00134318" w:rsidP="00134318">
      <w:pPr>
        <w:pStyle w:val="NoSpacing"/>
      </w:pPr>
      <w:r w:rsidRPr="00134318">
        <w:t>import (</w:t>
      </w:r>
    </w:p>
    <w:p w:rsidR="00134318" w:rsidRPr="00134318" w:rsidRDefault="00134318" w:rsidP="00134318">
      <w:pPr>
        <w:pStyle w:val="NoSpacing"/>
      </w:pPr>
      <w:r w:rsidRPr="00134318">
        <w:t xml:space="preserve">    "</w:t>
      </w:r>
      <w:proofErr w:type="spellStart"/>
      <w:r w:rsidRPr="00134318">
        <w:t>fmt</w:t>
      </w:r>
      <w:proofErr w:type="spellEnd"/>
      <w:r w:rsidRPr="00134318">
        <w:t>"</w:t>
      </w:r>
    </w:p>
    <w:p w:rsidR="00134318" w:rsidRPr="00134318" w:rsidRDefault="00134318" w:rsidP="00134318">
      <w:pPr>
        <w:pStyle w:val="NoSpacing"/>
      </w:pPr>
    </w:p>
    <w:p w:rsidR="00134318" w:rsidRPr="00134318" w:rsidRDefault="00134318" w:rsidP="00134318">
      <w:pPr>
        <w:pStyle w:val="NoSpacing"/>
      </w:pPr>
      <w:r w:rsidRPr="00134318">
        <w:t xml:space="preserve">    "example.com/greetings"</w:t>
      </w:r>
    </w:p>
    <w:p w:rsidR="00134318" w:rsidRPr="00134318" w:rsidRDefault="00134318" w:rsidP="00134318">
      <w:pPr>
        <w:pStyle w:val="NoSpacing"/>
      </w:pPr>
      <w:r w:rsidRPr="00134318">
        <w:t>)</w:t>
      </w:r>
    </w:p>
    <w:p w:rsidR="00134318" w:rsidRPr="00134318" w:rsidRDefault="00134318" w:rsidP="00134318">
      <w:pPr>
        <w:pStyle w:val="NoSpacing"/>
      </w:pPr>
    </w:p>
    <w:p w:rsidR="00134318" w:rsidRPr="00134318" w:rsidRDefault="00134318" w:rsidP="00134318">
      <w:pPr>
        <w:pStyle w:val="NoSpacing"/>
      </w:pPr>
      <w:proofErr w:type="spellStart"/>
      <w:r w:rsidRPr="00134318">
        <w:t>func</w:t>
      </w:r>
      <w:proofErr w:type="spellEnd"/>
      <w:r w:rsidRPr="00134318">
        <w:t xml:space="preserve"> main() {</w:t>
      </w:r>
    </w:p>
    <w:p w:rsidR="00134318" w:rsidRPr="00134318" w:rsidRDefault="00134318" w:rsidP="00134318">
      <w:pPr>
        <w:pStyle w:val="NoSpacing"/>
      </w:pPr>
      <w:r w:rsidRPr="00134318">
        <w:t xml:space="preserve">    // Get a greeting message and print it.</w:t>
      </w:r>
    </w:p>
    <w:p w:rsidR="00134318" w:rsidRPr="00134318" w:rsidRDefault="00134318" w:rsidP="00134318">
      <w:pPr>
        <w:pStyle w:val="NoSpacing"/>
      </w:pPr>
      <w:r w:rsidRPr="00134318">
        <w:t xml:space="preserve">    message := </w:t>
      </w:r>
      <w:proofErr w:type="spellStart"/>
      <w:r w:rsidRPr="00134318">
        <w:t>greetings.Hello</w:t>
      </w:r>
      <w:proofErr w:type="spellEnd"/>
      <w:r w:rsidRPr="00134318">
        <w:t>("Gladys")</w:t>
      </w:r>
    </w:p>
    <w:p w:rsidR="00134318" w:rsidRPr="00134318" w:rsidRDefault="00134318" w:rsidP="00134318">
      <w:pPr>
        <w:pStyle w:val="NoSpacing"/>
      </w:pPr>
      <w:r w:rsidRPr="00134318">
        <w:t xml:space="preserve">    </w:t>
      </w:r>
      <w:proofErr w:type="spellStart"/>
      <w:r w:rsidRPr="00134318">
        <w:t>fmt.Println</w:t>
      </w:r>
      <w:proofErr w:type="spellEnd"/>
      <w:r w:rsidRPr="00134318">
        <w:t>(message)</w:t>
      </w:r>
    </w:p>
    <w:p w:rsidR="00134318" w:rsidRPr="00134318" w:rsidRDefault="00134318" w:rsidP="00134318">
      <w:pPr>
        <w:pStyle w:val="NoSpacing"/>
      </w:pPr>
      <w:r w:rsidRPr="00134318">
        <w:t>}</w:t>
      </w:r>
    </w:p>
    <w:p w:rsidR="00A53911" w:rsidRPr="006A207C" w:rsidRDefault="00A53911" w:rsidP="00E26E59"/>
    <w:p w:rsidR="0045434E" w:rsidRDefault="00722A3E" w:rsidP="00894F4E">
      <w:r w:rsidRPr="00722A3E">
        <w:t>Edit the example.com/hello module to use your local example.com/greetings module</w:t>
      </w:r>
    </w:p>
    <w:p w:rsidR="00722A3E" w:rsidRPr="00CD5B89" w:rsidRDefault="00722A3E" w:rsidP="00894F4E">
      <w:pPr>
        <w:rPr>
          <w:b/>
          <w:bCs w:val="0"/>
          <w:i/>
          <w:iCs/>
        </w:rPr>
      </w:pPr>
      <w:r w:rsidRPr="00CD5B89">
        <w:rPr>
          <w:b/>
          <w:bCs w:val="0"/>
          <w:i/>
          <w:iCs/>
        </w:rPr>
        <w:t>For production use, you’d publish the example.com/greetings module from its repository (with a module path that reflected its published location), where Go tools could find it to download it.</w:t>
      </w:r>
    </w:p>
    <w:p w:rsidR="00722A3E" w:rsidRDefault="00CD5B89" w:rsidP="00894F4E">
      <w:pPr>
        <w:rPr>
          <w:b/>
          <w:bCs w:val="0"/>
          <w:i/>
          <w:iCs/>
        </w:rPr>
      </w:pPr>
      <w:r w:rsidRPr="00CD5B89">
        <w:rPr>
          <w:b/>
          <w:bCs w:val="0"/>
          <w:i/>
          <w:iCs/>
        </w:rPr>
        <w:t>For now, because you haven't published the module yet, you need to adapt the example.com/hello module so it can find the example.com/greetings code on your local file system</w:t>
      </w:r>
    </w:p>
    <w:p w:rsidR="00CD5B89" w:rsidRDefault="00CD5B89" w:rsidP="00894F4E"/>
    <w:p w:rsidR="00CD5B89" w:rsidRPr="00CD5B89" w:rsidRDefault="00CD5B89" w:rsidP="00CD5B89">
      <w:r w:rsidRPr="00CD5B89">
        <w:t>To do that, use the </w:t>
      </w:r>
      <w:hyperlink r:id="rId8" w:anchor="go-mod-edit" w:history="1">
        <w:r w:rsidRPr="00CD5B89">
          <w:rPr>
            <w:rStyle w:val="Hyperlink"/>
          </w:rPr>
          <w:t>go mod edit command</w:t>
        </w:r>
      </w:hyperlink>
      <w:r w:rsidRPr="00CD5B89">
        <w:t> to edit the example.com/hello module to redirect Go tools from its module path (where the module isn't) to the local directory (where it is).</w:t>
      </w:r>
    </w:p>
    <w:p w:rsidR="00CD5B89" w:rsidRPr="00CD5B89" w:rsidRDefault="00CD5B89" w:rsidP="00CD5B89">
      <w:pPr>
        <w:numPr>
          <w:ilvl w:val="0"/>
          <w:numId w:val="24"/>
        </w:numPr>
      </w:pPr>
      <w:r w:rsidRPr="00CD5B89">
        <w:lastRenderedPageBreak/>
        <w:t>From the command prompt in the hello directory, run the following command:</w:t>
      </w:r>
    </w:p>
    <w:p w:rsidR="00CD5B89" w:rsidRPr="00CD5B89" w:rsidRDefault="00CD5B89" w:rsidP="00CD5B89">
      <w:pPr>
        <w:numPr>
          <w:ilvl w:val="0"/>
          <w:numId w:val="24"/>
        </w:numPr>
      </w:pPr>
      <w:r w:rsidRPr="00CD5B89">
        <w:t>$ go mod edit -replace example.com/greetings=../greetings</w:t>
      </w:r>
    </w:p>
    <w:p w:rsidR="00F2662D" w:rsidRPr="00F2662D" w:rsidRDefault="00F2662D" w:rsidP="00F2662D">
      <w:pPr>
        <w:numPr>
          <w:ilvl w:val="0"/>
          <w:numId w:val="24"/>
        </w:numPr>
        <w:shd w:val="clear" w:color="auto" w:fill="FFFFFF"/>
        <w:spacing w:before="100" w:beforeAutospacing="1" w:after="100" w:afterAutospacing="1" w:line="240" w:lineRule="auto"/>
        <w:rPr>
          <w:rFonts w:ascii="Segoe UI" w:eastAsia="Times New Roman" w:hAnsi="Segoe UI" w:cs="Segoe UI"/>
          <w:bCs w:val="0"/>
          <w:color w:val="202224"/>
          <w:kern w:val="0"/>
          <w:sz w:val="24"/>
          <w:szCs w:val="24"/>
          <w14:ligatures w14:val="none"/>
        </w:rPr>
      </w:pPr>
      <w:r w:rsidRPr="00F2662D">
        <w:rPr>
          <w:rFonts w:ascii="Segoe UI" w:eastAsia="Times New Roman" w:hAnsi="Segoe UI" w:cs="Segoe UI"/>
          <w:bCs w:val="0"/>
          <w:color w:val="202224"/>
          <w:kern w:val="0"/>
          <w:sz w:val="24"/>
          <w:szCs w:val="24"/>
          <w14:ligatures w14:val="none"/>
        </w:rPr>
        <w:t>The command specifies that </w:t>
      </w:r>
      <w:r w:rsidRPr="00F2662D">
        <w:rPr>
          <w:rFonts w:ascii="Consolas" w:eastAsia="Times New Roman" w:hAnsi="Consolas" w:cs="Courier New"/>
          <w:bCs w:val="0"/>
          <w:color w:val="202224"/>
          <w:kern w:val="0"/>
          <w:sz w:val="20"/>
          <w:szCs w:val="20"/>
          <w14:ligatures w14:val="none"/>
        </w:rPr>
        <w:t>example.com/greetings</w:t>
      </w:r>
      <w:r w:rsidRPr="00F2662D">
        <w:rPr>
          <w:rFonts w:ascii="Segoe UI" w:eastAsia="Times New Roman" w:hAnsi="Segoe UI" w:cs="Segoe UI"/>
          <w:bCs w:val="0"/>
          <w:color w:val="202224"/>
          <w:kern w:val="0"/>
          <w:sz w:val="24"/>
          <w:szCs w:val="24"/>
          <w14:ligatures w14:val="none"/>
        </w:rPr>
        <w:t> should be replaced with </w:t>
      </w:r>
      <w:r w:rsidRPr="00F2662D">
        <w:rPr>
          <w:rFonts w:ascii="Consolas" w:eastAsia="Times New Roman" w:hAnsi="Consolas" w:cs="Courier New"/>
          <w:bCs w:val="0"/>
          <w:color w:val="202224"/>
          <w:kern w:val="0"/>
          <w:sz w:val="20"/>
          <w:szCs w:val="20"/>
          <w14:ligatures w14:val="none"/>
        </w:rPr>
        <w:t>../greetings</w:t>
      </w:r>
      <w:r w:rsidRPr="00F2662D">
        <w:rPr>
          <w:rFonts w:ascii="Segoe UI" w:eastAsia="Times New Roman" w:hAnsi="Segoe UI" w:cs="Segoe UI"/>
          <w:bCs w:val="0"/>
          <w:color w:val="202224"/>
          <w:kern w:val="0"/>
          <w:sz w:val="24"/>
          <w:szCs w:val="24"/>
          <w14:ligatures w14:val="none"/>
        </w:rPr>
        <w:t> for the purpose of locating the dependency. After you run the command, the go.mod file in the hello directory should include a </w:t>
      </w:r>
      <w:r w:rsidRPr="00F2662D">
        <w:rPr>
          <w:rFonts w:ascii="Consolas" w:eastAsia="Times New Roman" w:hAnsi="Consolas" w:cs="Courier New"/>
          <w:bCs w:val="0"/>
          <w:color w:val="007D9C"/>
          <w:kern w:val="0"/>
          <w:sz w:val="20"/>
          <w:szCs w:val="20"/>
          <w14:ligatures w14:val="none"/>
        </w:rPr>
        <w:t>replace</w:t>
      </w:r>
      <w:r w:rsidRPr="00F2662D">
        <w:rPr>
          <w:rFonts w:ascii="Segoe UI" w:eastAsia="Times New Roman" w:hAnsi="Segoe UI" w:cs="Segoe UI"/>
          <w:bCs w:val="0"/>
          <w:color w:val="007D9C"/>
          <w:kern w:val="0"/>
          <w:sz w:val="24"/>
          <w:szCs w:val="24"/>
          <w:u w:val="single"/>
          <w14:ligatures w14:val="none"/>
        </w:rPr>
        <w:t> directive</w:t>
      </w:r>
      <w:r w:rsidRPr="00F2662D">
        <w:rPr>
          <w:rFonts w:ascii="Segoe UI" w:eastAsia="Times New Roman" w:hAnsi="Segoe UI" w:cs="Segoe UI"/>
          <w:bCs w:val="0"/>
          <w:color w:val="202224"/>
          <w:kern w:val="0"/>
          <w:sz w:val="24"/>
          <w:szCs w:val="24"/>
          <w14:ligatures w14:val="none"/>
        </w:rPr>
        <w:t>:</w:t>
      </w:r>
    </w:p>
    <w:p w:rsidR="00F2662D" w:rsidRPr="00F2662D" w:rsidRDefault="00F2662D" w:rsidP="00F26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bCs w:val="0"/>
          <w:color w:val="202224"/>
          <w:kern w:val="0"/>
          <w:sz w:val="20"/>
          <w:szCs w:val="20"/>
          <w14:ligatures w14:val="none"/>
        </w:rPr>
      </w:pPr>
      <w:r w:rsidRPr="00F2662D">
        <w:rPr>
          <w:rFonts w:ascii="Consolas" w:eastAsia="Times New Roman" w:hAnsi="Consolas" w:cs="Courier New"/>
          <w:bCs w:val="0"/>
          <w:color w:val="202224"/>
          <w:kern w:val="0"/>
          <w:sz w:val="20"/>
          <w:szCs w:val="20"/>
          <w14:ligatures w14:val="none"/>
        </w:rPr>
        <w:t>module example.com/hello</w:t>
      </w:r>
    </w:p>
    <w:p w:rsidR="00F2662D" w:rsidRPr="00F2662D" w:rsidRDefault="00F2662D" w:rsidP="00F26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bCs w:val="0"/>
          <w:color w:val="202224"/>
          <w:kern w:val="0"/>
          <w:sz w:val="20"/>
          <w:szCs w:val="20"/>
          <w14:ligatures w14:val="none"/>
        </w:rPr>
      </w:pPr>
    </w:p>
    <w:p w:rsidR="00F2662D" w:rsidRPr="00F2662D" w:rsidRDefault="00F2662D" w:rsidP="00F26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bCs w:val="0"/>
          <w:color w:val="202224"/>
          <w:kern w:val="0"/>
          <w:sz w:val="20"/>
          <w:szCs w:val="20"/>
          <w14:ligatures w14:val="none"/>
        </w:rPr>
      </w:pPr>
      <w:r w:rsidRPr="00F2662D">
        <w:rPr>
          <w:rFonts w:ascii="Consolas" w:eastAsia="Times New Roman" w:hAnsi="Consolas" w:cs="Courier New"/>
          <w:bCs w:val="0"/>
          <w:color w:val="202224"/>
          <w:kern w:val="0"/>
          <w:sz w:val="20"/>
          <w:szCs w:val="20"/>
          <w14:ligatures w14:val="none"/>
        </w:rPr>
        <w:t>go 1.16</w:t>
      </w:r>
    </w:p>
    <w:p w:rsidR="00F2662D" w:rsidRPr="00F2662D" w:rsidRDefault="00F2662D" w:rsidP="00F26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bCs w:val="0"/>
          <w:color w:val="202224"/>
          <w:kern w:val="0"/>
          <w:sz w:val="20"/>
          <w:szCs w:val="20"/>
          <w14:ligatures w14:val="none"/>
        </w:rPr>
      </w:pPr>
    </w:p>
    <w:p w:rsidR="00F2662D" w:rsidRPr="00F2662D" w:rsidRDefault="00F2662D" w:rsidP="00F26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b/>
          <w:color w:val="202224"/>
          <w:kern w:val="0"/>
          <w:sz w:val="20"/>
          <w:szCs w:val="20"/>
          <w14:ligatures w14:val="none"/>
        </w:rPr>
      </w:pPr>
      <w:ins w:id="0" w:author="Unknown">
        <w:r w:rsidRPr="00F2662D">
          <w:rPr>
            <w:rFonts w:ascii="Consolas" w:eastAsia="Times New Roman" w:hAnsi="Consolas" w:cs="Courier New"/>
            <w:b/>
            <w:color w:val="007D9C"/>
            <w:kern w:val="0"/>
            <w:sz w:val="20"/>
            <w:szCs w:val="20"/>
            <w14:ligatures w14:val="none"/>
          </w:rPr>
          <w:t>replace example.com/greetings =&gt; ../greetings</w:t>
        </w:r>
      </w:ins>
    </w:p>
    <w:p w:rsidR="00722A3E" w:rsidRDefault="00722A3E" w:rsidP="00894F4E"/>
    <w:p w:rsidR="00035FE3" w:rsidRPr="00035FE3" w:rsidRDefault="00035FE3" w:rsidP="00035FE3">
      <w:r w:rsidRPr="00035FE3">
        <w:t>From the command prompt in the hello directory, run the </w:t>
      </w:r>
      <w:hyperlink r:id="rId9" w:anchor="go-mod-tidy" w:history="1">
        <w:r w:rsidRPr="00035FE3">
          <w:rPr>
            <w:rStyle w:val="Hyperlink"/>
          </w:rPr>
          <w:t>go mod tidy command</w:t>
        </w:r>
      </w:hyperlink>
      <w:r w:rsidRPr="00035FE3">
        <w:t> to synchronize the example.com/hello module's dependencies, adding those required by the code, but not yet tracked in the module.</w:t>
      </w:r>
    </w:p>
    <w:p w:rsidR="00035FE3" w:rsidRPr="00035FE3" w:rsidRDefault="00035FE3" w:rsidP="00035FE3">
      <w:r w:rsidRPr="00035FE3">
        <w:t>$ go mod tidy</w:t>
      </w:r>
    </w:p>
    <w:p w:rsidR="00035FE3" w:rsidRPr="00035FE3" w:rsidRDefault="00035FE3" w:rsidP="00035FE3">
      <w:r w:rsidRPr="00035FE3">
        <w:t>go: found example.com/greetings in example.com/greetings v0.0.0-00010101000000-000000000000</w:t>
      </w:r>
    </w:p>
    <w:p w:rsidR="00035FE3" w:rsidRPr="00035FE3" w:rsidRDefault="00035FE3" w:rsidP="00035FE3">
      <w:r w:rsidRPr="00035FE3">
        <w:t>After the command completes, the example.com/hello module's go.mod file should look like this:</w:t>
      </w:r>
    </w:p>
    <w:p w:rsidR="00035FE3" w:rsidRPr="00035FE3" w:rsidRDefault="00035FE3" w:rsidP="008238B7">
      <w:pPr>
        <w:pStyle w:val="NoSpacing"/>
      </w:pPr>
      <w:r w:rsidRPr="00035FE3">
        <w:t>module example.com/hello</w:t>
      </w:r>
    </w:p>
    <w:p w:rsidR="00035FE3" w:rsidRPr="00035FE3" w:rsidRDefault="00035FE3" w:rsidP="008238B7">
      <w:pPr>
        <w:pStyle w:val="NoSpacing"/>
      </w:pPr>
    </w:p>
    <w:p w:rsidR="00035FE3" w:rsidRPr="00035FE3" w:rsidRDefault="00035FE3" w:rsidP="008238B7">
      <w:pPr>
        <w:pStyle w:val="NoSpacing"/>
      </w:pPr>
      <w:r w:rsidRPr="00035FE3">
        <w:t>go 1.16</w:t>
      </w:r>
    </w:p>
    <w:p w:rsidR="00035FE3" w:rsidRPr="00035FE3" w:rsidRDefault="00035FE3" w:rsidP="008238B7">
      <w:pPr>
        <w:pStyle w:val="NoSpacing"/>
      </w:pPr>
    </w:p>
    <w:p w:rsidR="00035FE3" w:rsidRPr="00035FE3" w:rsidRDefault="00035FE3" w:rsidP="008238B7">
      <w:pPr>
        <w:pStyle w:val="NoSpacing"/>
      </w:pPr>
      <w:r w:rsidRPr="00035FE3">
        <w:t>replace example.com/greetings =&gt; ../greetings</w:t>
      </w:r>
    </w:p>
    <w:p w:rsidR="00035FE3" w:rsidRPr="00035FE3" w:rsidRDefault="00035FE3" w:rsidP="008238B7">
      <w:pPr>
        <w:pStyle w:val="NoSpacing"/>
      </w:pPr>
    </w:p>
    <w:p w:rsidR="00035FE3" w:rsidRPr="00035FE3" w:rsidRDefault="00035FE3" w:rsidP="008238B7">
      <w:pPr>
        <w:pStyle w:val="NoSpacing"/>
      </w:pPr>
      <w:ins w:id="1" w:author="Unknown">
        <w:r w:rsidRPr="00035FE3">
          <w:rPr>
            <w:b/>
          </w:rPr>
          <w:t>require example.com/greetings v0.0.0-00010101000000-000000000000</w:t>
        </w:r>
      </w:ins>
    </w:p>
    <w:p w:rsidR="00035FE3" w:rsidRDefault="00035FE3" w:rsidP="00894F4E"/>
    <w:p w:rsidR="008238B7" w:rsidRPr="00A91BDD" w:rsidRDefault="008238B7" w:rsidP="008238B7">
      <w:pPr>
        <w:pStyle w:val="NoSpacing"/>
        <w:rPr>
          <w:b/>
          <w:bCs w:val="0"/>
        </w:rPr>
      </w:pPr>
      <w:r w:rsidRPr="00A91BDD">
        <w:rPr>
          <w:b/>
          <w:bCs w:val="0"/>
        </w:rPr>
        <w:t>At the command prompt in the hello directory, run your code to confirm that it works.</w:t>
      </w:r>
    </w:p>
    <w:p w:rsidR="008238B7" w:rsidRPr="00A91BDD" w:rsidRDefault="008238B7" w:rsidP="008238B7">
      <w:pPr>
        <w:pStyle w:val="NoSpacing"/>
        <w:rPr>
          <w:b/>
          <w:bCs w:val="0"/>
        </w:rPr>
      </w:pPr>
      <w:r w:rsidRPr="00A91BDD">
        <w:rPr>
          <w:b/>
          <w:bCs w:val="0"/>
        </w:rPr>
        <w:t>$ go run .</w:t>
      </w:r>
    </w:p>
    <w:p w:rsidR="008238B7" w:rsidRPr="00A91BDD" w:rsidRDefault="008238B7" w:rsidP="008238B7">
      <w:pPr>
        <w:pStyle w:val="NoSpacing"/>
        <w:rPr>
          <w:b/>
          <w:bCs w:val="0"/>
        </w:rPr>
      </w:pPr>
      <w:r w:rsidRPr="00A91BDD">
        <w:rPr>
          <w:b/>
          <w:bCs w:val="0"/>
        </w:rPr>
        <w:t>Hi, Gladys. Welcome!</w:t>
      </w:r>
    </w:p>
    <w:p w:rsidR="008238B7" w:rsidRDefault="008238B7" w:rsidP="00894F4E"/>
    <w:p w:rsidR="00A91BDD" w:rsidRDefault="00A91BDD" w:rsidP="00894F4E"/>
    <w:p w:rsidR="00A91BDD" w:rsidRDefault="00A91BDD" w:rsidP="00894F4E"/>
    <w:p w:rsidR="00A91BDD" w:rsidRDefault="00A91BDD" w:rsidP="00894F4E"/>
    <w:p w:rsidR="006A207C" w:rsidRPr="00A91BDD" w:rsidRDefault="006A207C" w:rsidP="00894F4E">
      <w:pPr>
        <w:rPr>
          <w:b/>
          <w:bCs w:val="0"/>
        </w:rPr>
      </w:pPr>
      <w:r w:rsidRPr="00A91BDD">
        <w:rPr>
          <w:b/>
          <w:bCs w:val="0"/>
        </w:rPr>
        <w:t>Understanding the Files</w:t>
      </w:r>
    </w:p>
    <w:p w:rsidR="006A207C" w:rsidRPr="006A207C" w:rsidRDefault="006A207C" w:rsidP="006A207C">
      <w:r w:rsidRPr="006A207C">
        <w:t>After adding a dependency, you'll see two key files:</w:t>
      </w:r>
    </w:p>
    <w:tbl>
      <w:tblPr>
        <w:tblStyle w:val="GridTable2-Accent6"/>
        <w:tblW w:w="0" w:type="auto"/>
        <w:tblLook w:val="04A0" w:firstRow="1" w:lastRow="0" w:firstColumn="1" w:lastColumn="0" w:noHBand="0" w:noVBand="1"/>
      </w:tblPr>
      <w:tblGrid>
        <w:gridCol w:w="1096"/>
        <w:gridCol w:w="8264"/>
      </w:tblGrid>
      <w:tr w:rsidR="00502C1E" w:rsidRPr="00502C1E" w:rsidTr="00502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02C1E" w:rsidRPr="00502C1E" w:rsidRDefault="00502C1E" w:rsidP="00502C1E">
            <w:pPr>
              <w:spacing w:after="160" w:line="278" w:lineRule="auto"/>
            </w:pPr>
            <w:r w:rsidRPr="00502C1E">
              <w:t>File</w:t>
            </w:r>
          </w:p>
        </w:tc>
        <w:tc>
          <w:tcPr>
            <w:tcW w:w="0" w:type="auto"/>
            <w:hideMark/>
          </w:tcPr>
          <w:p w:rsidR="00502C1E" w:rsidRPr="00502C1E" w:rsidRDefault="00502C1E" w:rsidP="00502C1E">
            <w:pPr>
              <w:spacing w:after="160" w:line="278" w:lineRule="auto"/>
              <w:cnfStyle w:val="100000000000" w:firstRow="1" w:lastRow="0" w:firstColumn="0" w:lastColumn="0" w:oddVBand="0" w:evenVBand="0" w:oddHBand="0" w:evenHBand="0" w:firstRowFirstColumn="0" w:firstRowLastColumn="0" w:lastRowFirstColumn="0" w:lastRowLastColumn="0"/>
            </w:pPr>
            <w:r w:rsidRPr="00502C1E">
              <w:t>Purpose</w:t>
            </w:r>
          </w:p>
        </w:tc>
      </w:tr>
      <w:tr w:rsidR="00502C1E" w:rsidRPr="00502C1E" w:rsidTr="00502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02C1E" w:rsidRPr="00502C1E" w:rsidRDefault="00502C1E" w:rsidP="00502C1E">
            <w:pPr>
              <w:spacing w:after="160" w:line="278" w:lineRule="auto"/>
            </w:pPr>
            <w:r w:rsidRPr="00502C1E">
              <w:t>go.mod</w:t>
            </w:r>
          </w:p>
        </w:tc>
        <w:tc>
          <w:tcPr>
            <w:tcW w:w="0" w:type="auto"/>
            <w:hideMark/>
          </w:tcPr>
          <w:p w:rsidR="00502C1E" w:rsidRPr="00502C1E" w:rsidRDefault="00502C1E" w:rsidP="00502C1E">
            <w:pPr>
              <w:spacing w:after="160" w:line="278" w:lineRule="auto"/>
              <w:cnfStyle w:val="000000100000" w:firstRow="0" w:lastRow="0" w:firstColumn="0" w:lastColumn="0" w:oddVBand="0" w:evenVBand="0" w:oddHBand="1" w:evenHBand="0" w:firstRowFirstColumn="0" w:firstRowLastColumn="0" w:lastRowFirstColumn="0" w:lastRowLastColumn="0"/>
            </w:pPr>
            <w:r w:rsidRPr="00502C1E">
              <w:t>The "source of truth." It lists the module name, the Go version, and required dependencies.</w:t>
            </w:r>
          </w:p>
        </w:tc>
      </w:tr>
      <w:tr w:rsidR="00502C1E" w:rsidRPr="00502C1E" w:rsidTr="00502C1E">
        <w:tc>
          <w:tcPr>
            <w:cnfStyle w:val="001000000000" w:firstRow="0" w:lastRow="0" w:firstColumn="1" w:lastColumn="0" w:oddVBand="0" w:evenVBand="0" w:oddHBand="0" w:evenHBand="0" w:firstRowFirstColumn="0" w:firstRowLastColumn="0" w:lastRowFirstColumn="0" w:lastRowLastColumn="0"/>
            <w:tcW w:w="0" w:type="auto"/>
            <w:hideMark/>
          </w:tcPr>
          <w:p w:rsidR="00502C1E" w:rsidRPr="00502C1E" w:rsidRDefault="00502C1E" w:rsidP="00502C1E">
            <w:pPr>
              <w:spacing w:after="160" w:line="278" w:lineRule="auto"/>
            </w:pPr>
            <w:proofErr w:type="spellStart"/>
            <w:r w:rsidRPr="00502C1E">
              <w:t>go.sum</w:t>
            </w:r>
            <w:proofErr w:type="spellEnd"/>
          </w:p>
        </w:tc>
        <w:tc>
          <w:tcPr>
            <w:tcW w:w="0" w:type="auto"/>
            <w:hideMark/>
          </w:tcPr>
          <w:p w:rsidR="00502C1E" w:rsidRPr="00502C1E" w:rsidRDefault="00502C1E" w:rsidP="00502C1E">
            <w:pPr>
              <w:spacing w:after="160" w:line="278" w:lineRule="auto"/>
              <w:cnfStyle w:val="000000000000" w:firstRow="0" w:lastRow="0" w:firstColumn="0" w:lastColumn="0" w:oddVBand="0" w:evenVBand="0" w:oddHBand="0" w:evenHBand="0" w:firstRowFirstColumn="0" w:firstRowLastColumn="0" w:lastRowFirstColumn="0" w:lastRowLastColumn="0"/>
            </w:pPr>
            <w:r w:rsidRPr="00502C1E">
              <w:t xml:space="preserve">A list of checksums. It ensures that the dependencies you downloaded today are the exact same ones your teammate downloads tomorrow. </w:t>
            </w:r>
            <w:r w:rsidRPr="00502C1E">
              <w:rPr>
                <w:b/>
              </w:rPr>
              <w:t>Never edit this manually.</w:t>
            </w:r>
          </w:p>
        </w:tc>
      </w:tr>
    </w:tbl>
    <w:p w:rsidR="006A207C" w:rsidRDefault="006A207C" w:rsidP="00894F4E"/>
    <w:p w:rsidR="00502C1E" w:rsidRPr="00502C1E" w:rsidRDefault="00502C1E" w:rsidP="00502C1E">
      <w:pPr>
        <w:rPr>
          <w:b/>
        </w:rPr>
      </w:pPr>
      <w:r w:rsidRPr="00502C1E">
        <w:rPr>
          <w:b/>
        </w:rPr>
        <w:t>Cleaning Up (The "Tidy" Command)</w:t>
      </w:r>
    </w:p>
    <w:p w:rsidR="00502C1E" w:rsidRPr="00502C1E" w:rsidRDefault="00502C1E" w:rsidP="00502C1E">
      <w:r w:rsidRPr="00502C1E">
        <w:t>As you code, you might add imports and then delete them. Your go.mod file can get cluttered with "ghost" dependencies you no longer use.</w:t>
      </w:r>
    </w:p>
    <w:p w:rsidR="00502C1E" w:rsidRPr="00502C1E" w:rsidRDefault="00502C1E" w:rsidP="00502C1E">
      <w:pPr>
        <w:numPr>
          <w:ilvl w:val="0"/>
          <w:numId w:val="6"/>
        </w:numPr>
      </w:pPr>
      <w:r w:rsidRPr="00502C1E">
        <w:rPr>
          <w:b/>
        </w:rPr>
        <w:t>Command:</w:t>
      </w:r>
      <w:r w:rsidRPr="00502C1E">
        <w:t xml:space="preserve"> go mod tidy</w:t>
      </w:r>
    </w:p>
    <w:p w:rsidR="00502C1E" w:rsidRPr="00502C1E" w:rsidRDefault="00502C1E" w:rsidP="00502C1E">
      <w:pPr>
        <w:numPr>
          <w:ilvl w:val="0"/>
          <w:numId w:val="6"/>
        </w:numPr>
      </w:pPr>
      <w:r w:rsidRPr="00502C1E">
        <w:rPr>
          <w:b/>
        </w:rPr>
        <w:t>Result:</w:t>
      </w:r>
      <w:r w:rsidRPr="00502C1E">
        <w:t xml:space="preserve"> This removes unused modules and adds missing ones. It is the "gold standard" for keeping your project lean.</w:t>
      </w:r>
    </w:p>
    <w:p w:rsidR="00502C1E" w:rsidRDefault="00502C1E" w:rsidP="00894F4E"/>
    <w:p w:rsidR="00502C1E" w:rsidRPr="00502C1E" w:rsidRDefault="00502C1E" w:rsidP="00502C1E">
      <w:pPr>
        <w:rPr>
          <w:b/>
        </w:rPr>
      </w:pPr>
      <w:r w:rsidRPr="00502C1E">
        <w:rPr>
          <w:b/>
        </w:rPr>
        <w:t>Upgrading or Downgrading</w:t>
      </w:r>
    </w:p>
    <w:p w:rsidR="00502C1E" w:rsidRPr="00502C1E" w:rsidRDefault="00502C1E" w:rsidP="00502C1E">
      <w:r w:rsidRPr="00502C1E">
        <w:t>Need a newer version of a library? Or perhaps a specific older version because the new one broke your build?</w:t>
      </w:r>
    </w:p>
    <w:p w:rsidR="00502C1E" w:rsidRPr="00502C1E" w:rsidRDefault="00502C1E" w:rsidP="00502C1E">
      <w:pPr>
        <w:numPr>
          <w:ilvl w:val="0"/>
          <w:numId w:val="7"/>
        </w:numPr>
      </w:pPr>
      <w:r w:rsidRPr="00502C1E">
        <w:rPr>
          <w:b/>
        </w:rPr>
        <w:t>Upgrade to latest:</w:t>
      </w:r>
      <w:r w:rsidRPr="00502C1E">
        <w:t xml:space="preserve"> go get github.com/user/</w:t>
      </w:r>
      <w:proofErr w:type="spellStart"/>
      <w:r w:rsidRPr="00502C1E">
        <w:t>repo@latest</w:t>
      </w:r>
      <w:proofErr w:type="spellEnd"/>
    </w:p>
    <w:p w:rsidR="00502C1E" w:rsidRPr="00502C1E" w:rsidRDefault="00502C1E" w:rsidP="00502C1E">
      <w:pPr>
        <w:numPr>
          <w:ilvl w:val="0"/>
          <w:numId w:val="7"/>
        </w:numPr>
      </w:pPr>
      <w:r w:rsidRPr="00502C1E">
        <w:rPr>
          <w:b/>
        </w:rPr>
        <w:t>Specific version:</w:t>
      </w:r>
      <w:r w:rsidRPr="00502C1E">
        <w:t xml:space="preserve"> go get github.com/user/repo@v1.2.3</w:t>
      </w:r>
    </w:p>
    <w:p w:rsidR="00502C1E" w:rsidRDefault="00502C1E" w:rsidP="00894F4E"/>
    <w:p w:rsidR="00D56181" w:rsidRPr="00D56181" w:rsidRDefault="00D56181" w:rsidP="00D56181">
      <w:pPr>
        <w:rPr>
          <w:b/>
        </w:rPr>
      </w:pPr>
      <w:r w:rsidRPr="00D56181">
        <w:rPr>
          <w:b/>
        </w:rPr>
        <w:t>Using "</w:t>
      </w:r>
      <w:proofErr w:type="spellStart"/>
      <w:r w:rsidRPr="00D56181">
        <w:rPr>
          <w:b/>
        </w:rPr>
        <w:t>Vendoring</w:t>
      </w:r>
      <w:proofErr w:type="spellEnd"/>
      <w:r w:rsidRPr="00D56181">
        <w:rPr>
          <w:b/>
        </w:rPr>
        <w:t>" (Optional)</w:t>
      </w:r>
    </w:p>
    <w:p w:rsidR="00D56181" w:rsidRPr="00D56181" w:rsidRDefault="00D56181" w:rsidP="00D56181">
      <w:r w:rsidRPr="00D56181">
        <w:t>If you want to keep a physical copy of all your dependencies inside your project folder (useful for offline builds or strict enterprise audits), you can use:</w:t>
      </w:r>
    </w:p>
    <w:p w:rsidR="00D56181" w:rsidRPr="00D56181" w:rsidRDefault="00D56181" w:rsidP="00D56181">
      <w:pPr>
        <w:numPr>
          <w:ilvl w:val="0"/>
          <w:numId w:val="8"/>
        </w:numPr>
      </w:pPr>
      <w:r w:rsidRPr="00D56181">
        <w:rPr>
          <w:b/>
        </w:rPr>
        <w:t>Command:</w:t>
      </w:r>
      <w:r w:rsidRPr="00D56181">
        <w:t xml:space="preserve"> go mod vendor</w:t>
      </w:r>
    </w:p>
    <w:p w:rsidR="00D56181" w:rsidRPr="00D56181" w:rsidRDefault="00D56181" w:rsidP="00D56181">
      <w:pPr>
        <w:numPr>
          <w:ilvl w:val="0"/>
          <w:numId w:val="8"/>
        </w:numPr>
      </w:pPr>
      <w:r w:rsidRPr="00D56181">
        <w:rPr>
          <w:b/>
        </w:rPr>
        <w:t>Result:</w:t>
      </w:r>
      <w:r w:rsidRPr="00D56181">
        <w:t xml:space="preserve"> This creates a /vendor directory containing all the source code of your dependencies</w:t>
      </w:r>
    </w:p>
    <w:p w:rsidR="00426839" w:rsidRDefault="00426839" w:rsidP="004474EB">
      <w:pPr>
        <w:rPr>
          <w:b/>
        </w:rPr>
      </w:pPr>
    </w:p>
    <w:p w:rsidR="004474EB" w:rsidRPr="004474EB" w:rsidRDefault="004474EB" w:rsidP="004474EB">
      <w:pPr>
        <w:rPr>
          <w:b/>
        </w:rPr>
      </w:pPr>
      <w:r w:rsidRPr="004474EB">
        <w:rPr>
          <w:b/>
        </w:rPr>
        <w:t>Summary of Essential Commands</w:t>
      </w:r>
    </w:p>
    <w:p w:rsidR="004474EB" w:rsidRPr="004474EB" w:rsidRDefault="004474EB" w:rsidP="004474EB">
      <w:pPr>
        <w:numPr>
          <w:ilvl w:val="0"/>
          <w:numId w:val="9"/>
        </w:numPr>
      </w:pPr>
      <w:r w:rsidRPr="004474EB">
        <w:t xml:space="preserve">go mod </w:t>
      </w:r>
      <w:proofErr w:type="spellStart"/>
      <w:r w:rsidRPr="004474EB">
        <w:t>init</w:t>
      </w:r>
      <w:proofErr w:type="spellEnd"/>
      <w:r w:rsidRPr="004474EB">
        <w:t>: Start a new module.</w:t>
      </w:r>
    </w:p>
    <w:p w:rsidR="004474EB" w:rsidRPr="004474EB" w:rsidRDefault="004474EB" w:rsidP="004474EB">
      <w:pPr>
        <w:numPr>
          <w:ilvl w:val="0"/>
          <w:numId w:val="9"/>
        </w:numPr>
      </w:pPr>
      <w:r w:rsidRPr="004474EB">
        <w:t>go mod tidy: Clean up unused dependencies.</w:t>
      </w:r>
    </w:p>
    <w:p w:rsidR="004474EB" w:rsidRPr="004474EB" w:rsidRDefault="004474EB" w:rsidP="004474EB">
      <w:pPr>
        <w:numPr>
          <w:ilvl w:val="0"/>
          <w:numId w:val="9"/>
        </w:numPr>
      </w:pPr>
      <w:r w:rsidRPr="004474EB">
        <w:t>go get: Add or update dependencies.</w:t>
      </w:r>
    </w:p>
    <w:p w:rsidR="004474EB" w:rsidRPr="004474EB" w:rsidRDefault="004474EB" w:rsidP="004474EB">
      <w:pPr>
        <w:numPr>
          <w:ilvl w:val="0"/>
          <w:numId w:val="9"/>
        </w:numPr>
      </w:pPr>
      <w:r w:rsidRPr="004474EB">
        <w:t>go list -m all: See all currently used versions.</w:t>
      </w:r>
    </w:p>
    <w:p w:rsidR="004474EB" w:rsidRDefault="004474EB" w:rsidP="00894F4E"/>
    <w:tbl>
      <w:tblPr>
        <w:tblStyle w:val="GridTable2-Accent6"/>
        <w:tblW w:w="9253" w:type="dxa"/>
        <w:tblLook w:val="04A0" w:firstRow="1" w:lastRow="0" w:firstColumn="1" w:lastColumn="0" w:noHBand="0" w:noVBand="1"/>
      </w:tblPr>
      <w:tblGrid>
        <w:gridCol w:w="1696"/>
        <w:gridCol w:w="7557"/>
      </w:tblGrid>
      <w:tr w:rsidR="002C03F6" w:rsidRPr="002C03F6" w:rsidTr="002C03F6">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rsidR="002C03F6" w:rsidRPr="002C03F6" w:rsidRDefault="002C03F6" w:rsidP="002C03F6">
            <w:pPr>
              <w:spacing w:after="160" w:line="278" w:lineRule="auto"/>
            </w:pPr>
            <w:r w:rsidRPr="002C03F6">
              <w:t>Directive</w:t>
            </w:r>
          </w:p>
        </w:tc>
        <w:tc>
          <w:tcPr>
            <w:tcW w:w="0" w:type="auto"/>
            <w:hideMark/>
          </w:tcPr>
          <w:p w:rsidR="002C03F6" w:rsidRPr="002C03F6" w:rsidRDefault="002C03F6" w:rsidP="002C03F6">
            <w:pPr>
              <w:spacing w:after="160" w:line="278" w:lineRule="auto"/>
              <w:cnfStyle w:val="100000000000" w:firstRow="1" w:lastRow="0" w:firstColumn="0" w:lastColumn="0" w:oddVBand="0" w:evenVBand="0" w:oddHBand="0" w:evenHBand="0" w:firstRowFirstColumn="0" w:firstRowLastColumn="0" w:lastRowFirstColumn="0" w:lastRowLastColumn="0"/>
            </w:pPr>
            <w:r w:rsidRPr="002C03F6">
              <w:t>Purpose</w:t>
            </w:r>
          </w:p>
        </w:tc>
      </w:tr>
      <w:tr w:rsidR="002C03F6" w:rsidRPr="002C03F6" w:rsidTr="002C03F6">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rsidR="002C03F6" w:rsidRPr="002C03F6" w:rsidRDefault="002C03F6" w:rsidP="002C03F6">
            <w:pPr>
              <w:spacing w:after="160" w:line="278" w:lineRule="auto"/>
            </w:pPr>
            <w:r w:rsidRPr="002C03F6">
              <w:t>module</w:t>
            </w:r>
          </w:p>
        </w:tc>
        <w:tc>
          <w:tcPr>
            <w:tcW w:w="0" w:type="auto"/>
            <w:hideMark/>
          </w:tcPr>
          <w:p w:rsidR="002C03F6" w:rsidRPr="002C03F6" w:rsidRDefault="002C03F6" w:rsidP="002C03F6">
            <w:pPr>
              <w:spacing w:after="160" w:line="278" w:lineRule="auto"/>
              <w:cnfStyle w:val="000000100000" w:firstRow="0" w:lastRow="0" w:firstColumn="0" w:lastColumn="0" w:oddVBand="0" w:evenVBand="0" w:oddHBand="1" w:evenHBand="0" w:firstRowFirstColumn="0" w:firstRowLastColumn="0" w:lastRowFirstColumn="0" w:lastRowLastColumn="0"/>
            </w:pPr>
            <w:r w:rsidRPr="002C03F6">
              <w:t>Module's import path</w:t>
            </w:r>
          </w:p>
        </w:tc>
      </w:tr>
      <w:tr w:rsidR="002C03F6" w:rsidRPr="002C03F6" w:rsidTr="002C03F6">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rsidR="002C03F6" w:rsidRPr="002C03F6" w:rsidRDefault="002C03F6" w:rsidP="002C03F6">
            <w:pPr>
              <w:spacing w:after="160" w:line="278" w:lineRule="auto"/>
            </w:pPr>
            <w:r w:rsidRPr="002C03F6">
              <w:t>go</w:t>
            </w:r>
          </w:p>
        </w:tc>
        <w:tc>
          <w:tcPr>
            <w:tcW w:w="0" w:type="auto"/>
            <w:hideMark/>
          </w:tcPr>
          <w:p w:rsidR="002C03F6" w:rsidRPr="002C03F6" w:rsidRDefault="002C03F6" w:rsidP="002C03F6">
            <w:pPr>
              <w:spacing w:after="160" w:line="278" w:lineRule="auto"/>
              <w:cnfStyle w:val="000000000000" w:firstRow="0" w:lastRow="0" w:firstColumn="0" w:lastColumn="0" w:oddVBand="0" w:evenVBand="0" w:oddHBand="0" w:evenHBand="0" w:firstRowFirstColumn="0" w:firstRowLastColumn="0" w:lastRowFirstColumn="0" w:lastRowLastColumn="0"/>
            </w:pPr>
            <w:r w:rsidRPr="002C03F6">
              <w:t>Minimum Go version</w:t>
            </w:r>
          </w:p>
        </w:tc>
      </w:tr>
      <w:tr w:rsidR="002C03F6" w:rsidRPr="002C03F6" w:rsidTr="002C03F6">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rsidR="002C03F6" w:rsidRPr="002C03F6" w:rsidRDefault="002C03F6" w:rsidP="002C03F6">
            <w:pPr>
              <w:spacing w:after="160" w:line="278" w:lineRule="auto"/>
            </w:pPr>
            <w:r w:rsidRPr="002C03F6">
              <w:t>require</w:t>
            </w:r>
          </w:p>
        </w:tc>
        <w:tc>
          <w:tcPr>
            <w:tcW w:w="0" w:type="auto"/>
            <w:hideMark/>
          </w:tcPr>
          <w:p w:rsidR="002C03F6" w:rsidRPr="002C03F6" w:rsidRDefault="002C03F6" w:rsidP="002C03F6">
            <w:pPr>
              <w:spacing w:after="160" w:line="278" w:lineRule="auto"/>
              <w:cnfStyle w:val="000000100000" w:firstRow="0" w:lastRow="0" w:firstColumn="0" w:lastColumn="0" w:oddVBand="0" w:evenVBand="0" w:oddHBand="1" w:evenHBand="0" w:firstRowFirstColumn="0" w:firstRowLastColumn="0" w:lastRowFirstColumn="0" w:lastRowLastColumn="0"/>
            </w:pPr>
            <w:r w:rsidRPr="002C03F6">
              <w:t>Direct dependencies</w:t>
            </w:r>
          </w:p>
        </w:tc>
      </w:tr>
      <w:tr w:rsidR="002C03F6" w:rsidRPr="002C03F6" w:rsidTr="002C03F6">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rsidR="002C03F6" w:rsidRPr="002C03F6" w:rsidRDefault="002C03F6" w:rsidP="002C03F6">
            <w:pPr>
              <w:spacing w:after="160" w:line="278" w:lineRule="auto"/>
            </w:pPr>
            <w:r w:rsidRPr="002C03F6">
              <w:t>replace</w:t>
            </w:r>
          </w:p>
        </w:tc>
        <w:tc>
          <w:tcPr>
            <w:tcW w:w="0" w:type="auto"/>
            <w:hideMark/>
          </w:tcPr>
          <w:p w:rsidR="002C03F6" w:rsidRPr="002C03F6" w:rsidRDefault="002C03F6" w:rsidP="002C03F6">
            <w:pPr>
              <w:spacing w:after="160" w:line="278" w:lineRule="auto"/>
              <w:cnfStyle w:val="000000000000" w:firstRow="0" w:lastRow="0" w:firstColumn="0" w:lastColumn="0" w:oddVBand="0" w:evenVBand="0" w:oddHBand="0" w:evenHBand="0" w:firstRowFirstColumn="0" w:firstRowLastColumn="0" w:lastRowFirstColumn="0" w:lastRowLastColumn="0"/>
            </w:pPr>
            <w:r w:rsidRPr="002C03F6">
              <w:t>Swap a dependency with a local or forked version</w:t>
            </w:r>
          </w:p>
        </w:tc>
      </w:tr>
      <w:tr w:rsidR="002C03F6" w:rsidRPr="002C03F6" w:rsidTr="002C03F6">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hideMark/>
          </w:tcPr>
          <w:p w:rsidR="002C03F6" w:rsidRPr="002C03F6" w:rsidRDefault="002C03F6" w:rsidP="002C03F6">
            <w:pPr>
              <w:spacing w:after="160" w:line="278" w:lineRule="auto"/>
            </w:pPr>
            <w:r w:rsidRPr="002C03F6">
              <w:t>exclude</w:t>
            </w:r>
          </w:p>
        </w:tc>
        <w:tc>
          <w:tcPr>
            <w:tcW w:w="0" w:type="auto"/>
            <w:hideMark/>
          </w:tcPr>
          <w:p w:rsidR="002C03F6" w:rsidRPr="002C03F6" w:rsidRDefault="002C03F6" w:rsidP="002C03F6">
            <w:pPr>
              <w:spacing w:after="160" w:line="278" w:lineRule="auto"/>
              <w:cnfStyle w:val="000000100000" w:firstRow="0" w:lastRow="0" w:firstColumn="0" w:lastColumn="0" w:oddVBand="0" w:evenVBand="0" w:oddHBand="1" w:evenHBand="0" w:firstRowFirstColumn="0" w:firstRowLastColumn="0" w:lastRowFirstColumn="0" w:lastRowLastColumn="0"/>
            </w:pPr>
            <w:r w:rsidRPr="002C03F6">
              <w:t>Exclude a specific version</w:t>
            </w:r>
          </w:p>
        </w:tc>
      </w:tr>
    </w:tbl>
    <w:p w:rsidR="002C03F6" w:rsidRDefault="002C03F6" w:rsidP="00894F4E"/>
    <w:p w:rsidR="00F93EF1" w:rsidRPr="00F93EF1" w:rsidRDefault="00F93EF1" w:rsidP="00F93EF1">
      <w:pPr>
        <w:rPr>
          <w:b/>
        </w:rPr>
      </w:pPr>
      <w:r w:rsidRPr="00F93EF1">
        <w:rPr>
          <w:b/>
        </w:rPr>
        <w:t>Add Dependencies</w:t>
      </w:r>
    </w:p>
    <w:p w:rsidR="00F93EF1" w:rsidRPr="00F93EF1" w:rsidRDefault="00F93EF1" w:rsidP="00F93EF1">
      <w:r w:rsidRPr="00F93EF1">
        <w:t>bash</w:t>
      </w:r>
    </w:p>
    <w:p w:rsidR="00F93EF1" w:rsidRPr="00F93EF1" w:rsidRDefault="00F93EF1" w:rsidP="00F93EF1">
      <w:r w:rsidRPr="00F93EF1">
        <w:t>go get github.com/gin-</w:t>
      </w:r>
      <w:proofErr w:type="spellStart"/>
      <w:r w:rsidRPr="00F93EF1">
        <w:t>gonic</w:t>
      </w:r>
      <w:proofErr w:type="spellEnd"/>
      <w:r w:rsidRPr="00F93EF1">
        <w:t>/gin          # latest version</w:t>
      </w:r>
    </w:p>
    <w:p w:rsidR="00F93EF1" w:rsidRPr="00F93EF1" w:rsidRDefault="00F93EF1" w:rsidP="00F93EF1">
      <w:r w:rsidRPr="00F93EF1">
        <w:lastRenderedPageBreak/>
        <w:t>go get github.com/gin-</w:t>
      </w:r>
      <w:proofErr w:type="spellStart"/>
      <w:r w:rsidRPr="00F93EF1">
        <w:t>gonic</w:t>
      </w:r>
      <w:proofErr w:type="spellEnd"/>
      <w:r w:rsidRPr="00F93EF1">
        <w:t>/gin@v1.9.1   # specific version</w:t>
      </w:r>
    </w:p>
    <w:p w:rsidR="00F93EF1" w:rsidRPr="00F93EF1" w:rsidRDefault="00F93EF1" w:rsidP="00F93EF1">
      <w:r w:rsidRPr="00F93EF1">
        <w:t>go get github.com/gin-</w:t>
      </w:r>
      <w:proofErr w:type="spellStart"/>
      <w:r w:rsidRPr="00F93EF1">
        <w:t>gonic</w:t>
      </w:r>
      <w:proofErr w:type="spellEnd"/>
      <w:r w:rsidRPr="00F93EF1">
        <w:t>/</w:t>
      </w:r>
      <w:proofErr w:type="spellStart"/>
      <w:r w:rsidRPr="00F93EF1">
        <w:t>gin@latest</w:t>
      </w:r>
      <w:proofErr w:type="spellEnd"/>
      <w:r w:rsidRPr="00F93EF1">
        <w:t xml:space="preserve">   # explicit latest</w:t>
      </w:r>
    </w:p>
    <w:p w:rsidR="00F93EF1" w:rsidRDefault="00516CB9" w:rsidP="00894F4E">
      <w:r w:rsidRPr="00516CB9">
        <w:t>This automatically: - Updates `go.mod` with the `require` entry - Creates/updates `</w:t>
      </w:r>
      <w:proofErr w:type="spellStart"/>
      <w:r w:rsidRPr="00516CB9">
        <w:t>go.sum</w:t>
      </w:r>
      <w:proofErr w:type="spellEnd"/>
      <w:r w:rsidRPr="00516CB9">
        <w:t>` with cryptographic hashes</w:t>
      </w:r>
    </w:p>
    <w:p w:rsidR="00D4374A" w:rsidRDefault="00D4374A" w:rsidP="00894F4E">
      <w:r w:rsidRPr="00D4374A">
        <w:t>`</w:t>
      </w:r>
      <w:proofErr w:type="spellStart"/>
      <w:r w:rsidRPr="00D4374A">
        <w:t>go.sum</w:t>
      </w:r>
      <w:proofErr w:type="spellEnd"/>
      <w:r w:rsidRPr="00D4374A">
        <w:t>` ``` github.com/gin-</w:t>
      </w:r>
      <w:proofErr w:type="spellStart"/>
      <w:r w:rsidRPr="00D4374A">
        <w:t>gonic</w:t>
      </w:r>
      <w:proofErr w:type="spellEnd"/>
      <w:r w:rsidRPr="00D4374A">
        <w:t>/gin v1.9.1 h1:4idEAncQnU5cB7BeOkPtxjfCSye0AAm1R0RVIqJ+Jmg= github.com/gin-</w:t>
      </w:r>
      <w:proofErr w:type="spellStart"/>
      <w:r w:rsidRPr="00D4374A">
        <w:t>gonic</w:t>
      </w:r>
      <w:proofErr w:type="spellEnd"/>
      <w:r w:rsidRPr="00D4374A">
        <w:t>/gin v1.9.1/go.mod h1:hPzmOzneLJ2yl6BBWehJJDMF2ZkHiZOzMwX2i7eoxqI=</w:t>
      </w:r>
    </w:p>
    <w:p w:rsidR="0053478B" w:rsidRDefault="0053478B" w:rsidP="00894F4E"/>
    <w:p w:rsidR="0053478B" w:rsidRPr="0053478B" w:rsidRDefault="0053478B" w:rsidP="00336A83">
      <w:pPr>
        <w:pStyle w:val="NoSpacing"/>
        <w:numPr>
          <w:ilvl w:val="0"/>
          <w:numId w:val="10"/>
        </w:numPr>
      </w:pPr>
      <w:r w:rsidRPr="0053478B">
        <w:t xml:space="preserve">Never edit this file manually — it's auto-managed </w:t>
      </w:r>
    </w:p>
    <w:p w:rsidR="0053478B" w:rsidRPr="0053478B" w:rsidRDefault="0053478B" w:rsidP="00336A83">
      <w:pPr>
        <w:pStyle w:val="NoSpacing"/>
        <w:numPr>
          <w:ilvl w:val="0"/>
          <w:numId w:val="10"/>
        </w:numPr>
      </w:pPr>
      <w:r w:rsidRPr="0053478B">
        <w:t xml:space="preserve">Ensures reproducible, tamper-proof builds </w:t>
      </w:r>
    </w:p>
    <w:p w:rsidR="0053478B" w:rsidRDefault="0053478B" w:rsidP="00336A83">
      <w:pPr>
        <w:pStyle w:val="NoSpacing"/>
        <w:numPr>
          <w:ilvl w:val="0"/>
          <w:numId w:val="10"/>
        </w:numPr>
      </w:pPr>
      <w:r w:rsidRPr="0053478B">
        <w:t xml:space="preserve">Commit both go.mod and </w:t>
      </w:r>
      <w:proofErr w:type="spellStart"/>
      <w:r w:rsidRPr="0053478B">
        <w:t>go.sum</w:t>
      </w:r>
      <w:proofErr w:type="spellEnd"/>
      <w:r w:rsidRPr="0053478B">
        <w:t xml:space="preserve"> to version control</w:t>
      </w:r>
    </w:p>
    <w:p w:rsidR="005C177C" w:rsidRDefault="005C177C" w:rsidP="005C177C">
      <w:pPr>
        <w:pStyle w:val="NoSpacing"/>
      </w:pPr>
    </w:p>
    <w:p w:rsidR="005C177C" w:rsidRPr="005C177C" w:rsidRDefault="005C177C" w:rsidP="005C177C">
      <w:pPr>
        <w:pStyle w:val="NoSpacing"/>
        <w:rPr>
          <w:b/>
        </w:rPr>
      </w:pPr>
      <w:r w:rsidRPr="005C177C">
        <w:rPr>
          <w:b/>
        </w:rPr>
        <w:t>Tidy Dependencies</w:t>
      </w:r>
    </w:p>
    <w:p w:rsidR="005C177C" w:rsidRPr="005C177C" w:rsidRDefault="005C177C" w:rsidP="005C177C">
      <w:pPr>
        <w:pStyle w:val="NoSpacing"/>
      </w:pPr>
      <w:r w:rsidRPr="005C177C">
        <w:t>go mod tidy</w:t>
      </w:r>
    </w:p>
    <w:p w:rsidR="005C177C" w:rsidRPr="005C177C" w:rsidRDefault="005C177C" w:rsidP="005C177C">
      <w:pPr>
        <w:pStyle w:val="NoSpacing"/>
      </w:pPr>
      <w:r w:rsidRPr="005C177C">
        <w:t>This command:</w:t>
      </w:r>
    </w:p>
    <w:p w:rsidR="005C177C" w:rsidRPr="005C177C" w:rsidRDefault="005C177C" w:rsidP="005C177C">
      <w:pPr>
        <w:pStyle w:val="NoSpacing"/>
        <w:numPr>
          <w:ilvl w:val="0"/>
          <w:numId w:val="11"/>
        </w:numPr>
      </w:pPr>
      <w:r w:rsidRPr="005C177C">
        <w:t>Adds missing dependencies</w:t>
      </w:r>
    </w:p>
    <w:p w:rsidR="005C177C" w:rsidRPr="005C177C" w:rsidRDefault="005C177C" w:rsidP="005C177C">
      <w:pPr>
        <w:pStyle w:val="NoSpacing"/>
        <w:numPr>
          <w:ilvl w:val="0"/>
          <w:numId w:val="11"/>
        </w:numPr>
      </w:pPr>
      <w:r w:rsidRPr="005C177C">
        <w:t>Removes unused dependencies</w:t>
      </w:r>
    </w:p>
    <w:p w:rsidR="005C177C" w:rsidRPr="005C177C" w:rsidRDefault="005C177C" w:rsidP="005C177C">
      <w:pPr>
        <w:pStyle w:val="NoSpacing"/>
        <w:numPr>
          <w:ilvl w:val="0"/>
          <w:numId w:val="11"/>
        </w:numPr>
      </w:pPr>
      <w:r w:rsidRPr="005C177C">
        <w:t xml:space="preserve">Updates both go.mod and </w:t>
      </w:r>
      <w:proofErr w:type="spellStart"/>
      <w:r w:rsidRPr="005C177C">
        <w:t>go.sum</w:t>
      </w:r>
      <w:proofErr w:type="spellEnd"/>
    </w:p>
    <w:p w:rsidR="005C177C" w:rsidRDefault="005C177C" w:rsidP="005C177C">
      <w:pPr>
        <w:pStyle w:val="NoSpacing"/>
      </w:pPr>
    </w:p>
    <w:p w:rsidR="005A5BB4" w:rsidRDefault="005A5BB4" w:rsidP="005A5BB4">
      <w:pPr>
        <w:pStyle w:val="NoSpacing"/>
      </w:pPr>
      <w:r w:rsidRPr="005A5BB4">
        <w:t>Run this regularly, especially after refactoring.</w:t>
      </w:r>
    </w:p>
    <w:p w:rsidR="00DE2C9A" w:rsidRDefault="00DE2C9A" w:rsidP="005A5BB4">
      <w:pPr>
        <w:pStyle w:val="NoSpacing"/>
      </w:pPr>
    </w:p>
    <w:p w:rsidR="00DE2C9A" w:rsidRPr="00DE2C9A" w:rsidRDefault="00DE2C9A" w:rsidP="00DE2C9A">
      <w:pPr>
        <w:pStyle w:val="NoSpacing"/>
        <w:rPr>
          <w:b/>
        </w:rPr>
      </w:pPr>
      <w:r w:rsidRPr="00DE2C9A">
        <w:rPr>
          <w:b/>
        </w:rPr>
        <w:t>Vendor Dependencies (Optional)</w:t>
      </w:r>
    </w:p>
    <w:p w:rsidR="00DE2C9A" w:rsidRPr="00DE2C9A" w:rsidRDefault="00DE2C9A" w:rsidP="00DE2C9A">
      <w:pPr>
        <w:pStyle w:val="NoSpacing"/>
      </w:pPr>
      <w:r w:rsidRPr="00DE2C9A">
        <w:t>bash</w:t>
      </w:r>
    </w:p>
    <w:p w:rsidR="00DE2C9A" w:rsidRPr="00DE2C9A" w:rsidRDefault="00DE2C9A" w:rsidP="00DE2C9A">
      <w:pPr>
        <w:pStyle w:val="NoSpacing"/>
      </w:pPr>
      <w:r w:rsidRPr="00DE2C9A">
        <w:t>go mod vendor        # copies all deps into /vendor directory</w:t>
      </w:r>
    </w:p>
    <w:p w:rsidR="00DE2C9A" w:rsidRPr="00DE2C9A" w:rsidRDefault="00DE2C9A" w:rsidP="00DE2C9A">
      <w:pPr>
        <w:pStyle w:val="NoSpacing"/>
      </w:pPr>
      <w:r w:rsidRPr="00DE2C9A">
        <w:t xml:space="preserve">go build -mod=vendor # build using </w:t>
      </w:r>
      <w:proofErr w:type="spellStart"/>
      <w:r w:rsidRPr="00DE2C9A">
        <w:t>vendored</w:t>
      </w:r>
      <w:proofErr w:type="spellEnd"/>
      <w:r w:rsidRPr="00DE2C9A">
        <w:t xml:space="preserve"> deps</w:t>
      </w:r>
    </w:p>
    <w:p w:rsidR="00DE2C9A" w:rsidRDefault="00DE2C9A" w:rsidP="005A5BB4">
      <w:pPr>
        <w:pStyle w:val="NoSpacing"/>
      </w:pPr>
    </w:p>
    <w:p w:rsidR="00EF217B" w:rsidRPr="00EF217B" w:rsidRDefault="00EF217B" w:rsidP="00EF217B">
      <w:pPr>
        <w:pStyle w:val="NoSpacing"/>
        <w:rPr>
          <w:b/>
        </w:rPr>
      </w:pPr>
      <w:r w:rsidRPr="00EF217B">
        <w:rPr>
          <w:b/>
        </w:rPr>
        <w:t>Useful Day-to-Day Commands</w:t>
      </w:r>
    </w:p>
    <w:p w:rsidR="00EF217B" w:rsidRPr="00EF217B" w:rsidRDefault="00EF217B" w:rsidP="00EF217B">
      <w:pPr>
        <w:pStyle w:val="NoSpacing"/>
      </w:pPr>
      <w:r w:rsidRPr="00EF217B">
        <w:t>bash</w:t>
      </w:r>
    </w:p>
    <w:p w:rsidR="00EF217B" w:rsidRPr="00EF217B" w:rsidRDefault="00EF217B" w:rsidP="00EF217B">
      <w:pPr>
        <w:pStyle w:val="NoSpacing"/>
      </w:pPr>
      <w:r w:rsidRPr="00EF217B">
        <w:t>go list -m all              # list all dependencies</w:t>
      </w:r>
    </w:p>
    <w:p w:rsidR="00EF217B" w:rsidRPr="00EF217B" w:rsidRDefault="00EF217B" w:rsidP="00EF217B">
      <w:pPr>
        <w:pStyle w:val="NoSpacing"/>
      </w:pPr>
      <w:r w:rsidRPr="00EF217B">
        <w:t>go list -m -u all           # list deps with available updates</w:t>
      </w:r>
    </w:p>
    <w:p w:rsidR="00EF217B" w:rsidRPr="00EF217B" w:rsidRDefault="00EF217B" w:rsidP="00EF217B">
      <w:pPr>
        <w:pStyle w:val="NoSpacing"/>
      </w:pPr>
      <w:r w:rsidRPr="00EF217B">
        <w:t>go get -u ./...             # upgrade all deps to latest minor/patch</w:t>
      </w:r>
    </w:p>
    <w:p w:rsidR="00EF217B" w:rsidRPr="00EF217B" w:rsidRDefault="00EF217B" w:rsidP="00EF217B">
      <w:pPr>
        <w:pStyle w:val="NoSpacing"/>
      </w:pPr>
      <w:r w:rsidRPr="00EF217B">
        <w:t>go mod graph                # print dependency graph</w:t>
      </w:r>
    </w:p>
    <w:p w:rsidR="00EF217B" w:rsidRPr="00EF217B" w:rsidRDefault="00EF217B" w:rsidP="00EF217B">
      <w:pPr>
        <w:pStyle w:val="NoSpacing"/>
      </w:pPr>
      <w:r w:rsidRPr="00EF217B">
        <w:t xml:space="preserve">go mod verify               # verify deps match </w:t>
      </w:r>
      <w:proofErr w:type="spellStart"/>
      <w:r w:rsidRPr="00EF217B">
        <w:t>go.sum</w:t>
      </w:r>
      <w:proofErr w:type="spellEnd"/>
      <w:r w:rsidRPr="00EF217B">
        <w:t xml:space="preserve"> hashes</w:t>
      </w:r>
    </w:p>
    <w:p w:rsidR="00EF217B" w:rsidRPr="00EF217B" w:rsidRDefault="00EF217B" w:rsidP="00EF217B">
      <w:pPr>
        <w:pStyle w:val="NoSpacing"/>
      </w:pPr>
      <w:r w:rsidRPr="00EF217B">
        <w:lastRenderedPageBreak/>
        <w:t>go mod why github.com/pkg   # explain why a dep is needed</w:t>
      </w:r>
    </w:p>
    <w:p w:rsidR="00EF217B" w:rsidRPr="00EF217B" w:rsidRDefault="00EF217B" w:rsidP="00EF217B">
      <w:pPr>
        <w:pStyle w:val="NoSpacing"/>
      </w:pPr>
      <w:r w:rsidRPr="00EF217B">
        <w:t>go mod download             # download deps to local cache</w:t>
      </w:r>
    </w:p>
    <w:p w:rsidR="00EF217B" w:rsidRPr="005A5BB4" w:rsidRDefault="00EF217B" w:rsidP="005A5BB4">
      <w:pPr>
        <w:pStyle w:val="NoSpacing"/>
      </w:pPr>
    </w:p>
    <w:p w:rsidR="005A5BB4" w:rsidRDefault="005A5BB4" w:rsidP="005C177C">
      <w:pPr>
        <w:pStyle w:val="NoSpacing"/>
      </w:pPr>
    </w:p>
    <w:p w:rsidR="00B52E46" w:rsidRDefault="00B52E46" w:rsidP="00D85454">
      <w:pPr>
        <w:pStyle w:val="NoSpacing"/>
      </w:pPr>
    </w:p>
    <w:p w:rsidR="00B52E46" w:rsidRPr="00894F4E" w:rsidRDefault="00B52E46" w:rsidP="00D85454">
      <w:pPr>
        <w:pStyle w:val="NoSpacing"/>
      </w:pPr>
    </w:p>
    <w:sectPr w:rsidR="00B52E46" w:rsidRPr="00894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90A"/>
    <w:multiLevelType w:val="multilevel"/>
    <w:tmpl w:val="9E94086A"/>
    <w:lvl w:ilvl="0">
      <w:numFmt w:val="bullet"/>
      <w:lvlText w:val=""/>
      <w:lvlJc w:val="left"/>
      <w:pPr>
        <w:tabs>
          <w:tab w:val="num" w:pos="720"/>
        </w:tabs>
        <w:ind w:left="720" w:hanging="360"/>
      </w:pPr>
      <w:rPr>
        <w:rFonts w:ascii="Aptos Display" w:eastAsiaTheme="minorHAnsi" w:hAnsi="Aptos Display"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04A3"/>
    <w:multiLevelType w:val="multilevel"/>
    <w:tmpl w:val="0B48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954D3"/>
    <w:multiLevelType w:val="multilevel"/>
    <w:tmpl w:val="ED00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C6DAB"/>
    <w:multiLevelType w:val="hybridMultilevel"/>
    <w:tmpl w:val="2F8A41AA"/>
    <w:lvl w:ilvl="0" w:tplc="F668A7EA">
      <w:numFmt w:val="bullet"/>
      <w:lvlText w:val=""/>
      <w:lvlJc w:val="left"/>
      <w:pPr>
        <w:ind w:left="-219" w:hanging="360"/>
      </w:pPr>
      <w:rPr>
        <w:rFonts w:ascii="Aptos Display" w:eastAsiaTheme="minorHAnsi" w:hAnsi="Aptos Display" w:cstheme="minorBidi" w:hint="default"/>
      </w:rPr>
    </w:lvl>
    <w:lvl w:ilvl="1" w:tplc="04090003" w:tentative="1">
      <w:start w:val="1"/>
      <w:numFmt w:val="bullet"/>
      <w:lvlText w:val="o"/>
      <w:lvlJc w:val="left"/>
      <w:pPr>
        <w:ind w:left="501" w:hanging="360"/>
      </w:pPr>
      <w:rPr>
        <w:rFonts w:ascii="Courier New" w:hAnsi="Courier New" w:cs="Courier New" w:hint="default"/>
      </w:rPr>
    </w:lvl>
    <w:lvl w:ilvl="2" w:tplc="04090005" w:tentative="1">
      <w:start w:val="1"/>
      <w:numFmt w:val="bullet"/>
      <w:lvlText w:val=""/>
      <w:lvlJc w:val="left"/>
      <w:pPr>
        <w:ind w:left="1221" w:hanging="360"/>
      </w:pPr>
      <w:rPr>
        <w:rFonts w:ascii="Wingdings" w:hAnsi="Wingdings" w:hint="default"/>
      </w:rPr>
    </w:lvl>
    <w:lvl w:ilvl="3" w:tplc="04090001" w:tentative="1">
      <w:start w:val="1"/>
      <w:numFmt w:val="bullet"/>
      <w:lvlText w:val=""/>
      <w:lvlJc w:val="left"/>
      <w:pPr>
        <w:ind w:left="1941" w:hanging="360"/>
      </w:pPr>
      <w:rPr>
        <w:rFonts w:ascii="Symbol" w:hAnsi="Symbol" w:hint="default"/>
      </w:rPr>
    </w:lvl>
    <w:lvl w:ilvl="4" w:tplc="04090003" w:tentative="1">
      <w:start w:val="1"/>
      <w:numFmt w:val="bullet"/>
      <w:lvlText w:val="o"/>
      <w:lvlJc w:val="left"/>
      <w:pPr>
        <w:ind w:left="2661" w:hanging="360"/>
      </w:pPr>
      <w:rPr>
        <w:rFonts w:ascii="Courier New" w:hAnsi="Courier New" w:cs="Courier New" w:hint="default"/>
      </w:rPr>
    </w:lvl>
    <w:lvl w:ilvl="5" w:tplc="04090005" w:tentative="1">
      <w:start w:val="1"/>
      <w:numFmt w:val="bullet"/>
      <w:lvlText w:val=""/>
      <w:lvlJc w:val="left"/>
      <w:pPr>
        <w:ind w:left="3381" w:hanging="360"/>
      </w:pPr>
      <w:rPr>
        <w:rFonts w:ascii="Wingdings" w:hAnsi="Wingdings" w:hint="default"/>
      </w:rPr>
    </w:lvl>
    <w:lvl w:ilvl="6" w:tplc="04090001" w:tentative="1">
      <w:start w:val="1"/>
      <w:numFmt w:val="bullet"/>
      <w:lvlText w:val=""/>
      <w:lvlJc w:val="left"/>
      <w:pPr>
        <w:ind w:left="4101" w:hanging="360"/>
      </w:pPr>
      <w:rPr>
        <w:rFonts w:ascii="Symbol" w:hAnsi="Symbol" w:hint="default"/>
      </w:rPr>
    </w:lvl>
    <w:lvl w:ilvl="7" w:tplc="04090003" w:tentative="1">
      <w:start w:val="1"/>
      <w:numFmt w:val="bullet"/>
      <w:lvlText w:val="o"/>
      <w:lvlJc w:val="left"/>
      <w:pPr>
        <w:ind w:left="4821" w:hanging="360"/>
      </w:pPr>
      <w:rPr>
        <w:rFonts w:ascii="Courier New" w:hAnsi="Courier New" w:cs="Courier New" w:hint="default"/>
      </w:rPr>
    </w:lvl>
    <w:lvl w:ilvl="8" w:tplc="04090005" w:tentative="1">
      <w:start w:val="1"/>
      <w:numFmt w:val="bullet"/>
      <w:lvlText w:val=""/>
      <w:lvlJc w:val="left"/>
      <w:pPr>
        <w:ind w:left="5541" w:hanging="360"/>
      </w:pPr>
      <w:rPr>
        <w:rFonts w:ascii="Wingdings" w:hAnsi="Wingdings" w:hint="default"/>
      </w:rPr>
    </w:lvl>
  </w:abstractNum>
  <w:abstractNum w:abstractNumId="4" w15:restartNumberingAfterBreak="0">
    <w:nsid w:val="25973E17"/>
    <w:multiLevelType w:val="multilevel"/>
    <w:tmpl w:val="62F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D7EB6"/>
    <w:multiLevelType w:val="hybridMultilevel"/>
    <w:tmpl w:val="22DE225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CC3225"/>
    <w:multiLevelType w:val="multilevel"/>
    <w:tmpl w:val="9E94086A"/>
    <w:lvl w:ilvl="0">
      <w:numFmt w:val="bullet"/>
      <w:lvlText w:val=""/>
      <w:lvlJc w:val="left"/>
      <w:pPr>
        <w:tabs>
          <w:tab w:val="num" w:pos="720"/>
        </w:tabs>
        <w:ind w:left="720" w:hanging="360"/>
      </w:pPr>
      <w:rPr>
        <w:rFonts w:ascii="Aptos Display" w:eastAsiaTheme="minorHAnsi" w:hAnsi="Aptos Display"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224BE"/>
    <w:multiLevelType w:val="multilevel"/>
    <w:tmpl w:val="9ED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62CA1"/>
    <w:multiLevelType w:val="multilevel"/>
    <w:tmpl w:val="BF1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34EB9"/>
    <w:multiLevelType w:val="multilevel"/>
    <w:tmpl w:val="9E94086A"/>
    <w:lvl w:ilvl="0">
      <w:numFmt w:val="bullet"/>
      <w:lvlText w:val=""/>
      <w:lvlJc w:val="left"/>
      <w:pPr>
        <w:tabs>
          <w:tab w:val="num" w:pos="720"/>
        </w:tabs>
        <w:ind w:left="720" w:hanging="360"/>
      </w:pPr>
      <w:rPr>
        <w:rFonts w:ascii="Aptos Display" w:eastAsiaTheme="minorHAnsi" w:hAnsi="Aptos Display"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BE4E4D"/>
    <w:multiLevelType w:val="hybridMultilevel"/>
    <w:tmpl w:val="51B6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D5737"/>
    <w:multiLevelType w:val="multilevel"/>
    <w:tmpl w:val="28CC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D1179"/>
    <w:multiLevelType w:val="multilevel"/>
    <w:tmpl w:val="9E94086A"/>
    <w:lvl w:ilvl="0">
      <w:numFmt w:val="bullet"/>
      <w:lvlText w:val=""/>
      <w:lvlJc w:val="left"/>
      <w:pPr>
        <w:tabs>
          <w:tab w:val="num" w:pos="720"/>
        </w:tabs>
        <w:ind w:left="720" w:hanging="360"/>
      </w:pPr>
      <w:rPr>
        <w:rFonts w:ascii="Aptos Display" w:eastAsiaTheme="minorHAnsi" w:hAnsi="Aptos Display"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F36C2"/>
    <w:multiLevelType w:val="multilevel"/>
    <w:tmpl w:val="F3E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D1164"/>
    <w:multiLevelType w:val="multilevel"/>
    <w:tmpl w:val="9B3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9239E"/>
    <w:multiLevelType w:val="multilevel"/>
    <w:tmpl w:val="35E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F49BF"/>
    <w:multiLevelType w:val="hybridMultilevel"/>
    <w:tmpl w:val="E4067D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E85CD2"/>
    <w:multiLevelType w:val="multilevel"/>
    <w:tmpl w:val="4FC8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B20739"/>
    <w:multiLevelType w:val="hybridMultilevel"/>
    <w:tmpl w:val="5E404D6A"/>
    <w:lvl w:ilvl="0" w:tplc="F668A7EA">
      <w:numFmt w:val="bullet"/>
      <w:lvlText w:val=""/>
      <w:lvlJc w:val="left"/>
      <w:pPr>
        <w:ind w:left="720" w:hanging="360"/>
      </w:pPr>
      <w:rPr>
        <w:rFonts w:ascii="Aptos Display" w:eastAsiaTheme="minorHAnsi" w:hAnsi="Aptos Displa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3649F"/>
    <w:multiLevelType w:val="multilevel"/>
    <w:tmpl w:val="DF7C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BE0928"/>
    <w:multiLevelType w:val="multilevel"/>
    <w:tmpl w:val="E654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85575"/>
    <w:multiLevelType w:val="multilevel"/>
    <w:tmpl w:val="554E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931E5C"/>
    <w:multiLevelType w:val="multilevel"/>
    <w:tmpl w:val="9E94086A"/>
    <w:lvl w:ilvl="0">
      <w:numFmt w:val="bullet"/>
      <w:lvlText w:val=""/>
      <w:lvlJc w:val="left"/>
      <w:pPr>
        <w:tabs>
          <w:tab w:val="num" w:pos="720"/>
        </w:tabs>
        <w:ind w:left="720" w:hanging="360"/>
      </w:pPr>
      <w:rPr>
        <w:rFonts w:ascii="Aptos Display" w:eastAsiaTheme="minorHAnsi" w:hAnsi="Aptos Display"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CC7ED4"/>
    <w:multiLevelType w:val="hybridMultilevel"/>
    <w:tmpl w:val="9B56A6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B969BD"/>
    <w:multiLevelType w:val="hybridMultilevel"/>
    <w:tmpl w:val="7FF6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6660D9"/>
    <w:multiLevelType w:val="hybridMultilevel"/>
    <w:tmpl w:val="575CBB4A"/>
    <w:lvl w:ilvl="0" w:tplc="F668A7EA">
      <w:numFmt w:val="bullet"/>
      <w:lvlText w:val=""/>
      <w:lvlJc w:val="left"/>
      <w:pPr>
        <w:ind w:left="720" w:hanging="360"/>
      </w:pPr>
      <w:rPr>
        <w:rFonts w:ascii="Aptos Display" w:eastAsiaTheme="minorHAnsi" w:hAnsi="Aptos Displa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1674B"/>
    <w:multiLevelType w:val="multilevel"/>
    <w:tmpl w:val="E0DE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09664">
    <w:abstractNumId w:val="10"/>
  </w:num>
  <w:num w:numId="2" w16cid:durableId="1027364172">
    <w:abstractNumId w:val="18"/>
  </w:num>
  <w:num w:numId="3" w16cid:durableId="1104881763">
    <w:abstractNumId w:val="3"/>
  </w:num>
  <w:num w:numId="4" w16cid:durableId="219095737">
    <w:abstractNumId w:val="16"/>
  </w:num>
  <w:num w:numId="5" w16cid:durableId="1804537775">
    <w:abstractNumId w:val="20"/>
  </w:num>
  <w:num w:numId="6" w16cid:durableId="521089522">
    <w:abstractNumId w:val="14"/>
  </w:num>
  <w:num w:numId="7" w16cid:durableId="174996784">
    <w:abstractNumId w:val="7"/>
  </w:num>
  <w:num w:numId="8" w16cid:durableId="798039204">
    <w:abstractNumId w:val="4"/>
  </w:num>
  <w:num w:numId="9" w16cid:durableId="1378507127">
    <w:abstractNumId w:val="15"/>
  </w:num>
  <w:num w:numId="10" w16cid:durableId="35668315">
    <w:abstractNumId w:val="23"/>
  </w:num>
  <w:num w:numId="11" w16cid:durableId="632491444">
    <w:abstractNumId w:val="11"/>
  </w:num>
  <w:num w:numId="12" w16cid:durableId="587889303">
    <w:abstractNumId w:val="13"/>
  </w:num>
  <w:num w:numId="13" w16cid:durableId="2141533555">
    <w:abstractNumId w:val="21"/>
  </w:num>
  <w:num w:numId="14" w16cid:durableId="847403138">
    <w:abstractNumId w:val="26"/>
  </w:num>
  <w:num w:numId="15" w16cid:durableId="1948927477">
    <w:abstractNumId w:val="25"/>
  </w:num>
  <w:num w:numId="16" w16cid:durableId="1771700487">
    <w:abstractNumId w:val="5"/>
  </w:num>
  <w:num w:numId="17" w16cid:durableId="233125982">
    <w:abstractNumId w:val="9"/>
  </w:num>
  <w:num w:numId="18" w16cid:durableId="2112509982">
    <w:abstractNumId w:val="1"/>
  </w:num>
  <w:num w:numId="19" w16cid:durableId="1544752273">
    <w:abstractNumId w:val="22"/>
  </w:num>
  <w:num w:numId="20" w16cid:durableId="765492732">
    <w:abstractNumId w:val="8"/>
  </w:num>
  <w:num w:numId="21" w16cid:durableId="313918460">
    <w:abstractNumId w:val="0"/>
  </w:num>
  <w:num w:numId="22" w16cid:durableId="573859227">
    <w:abstractNumId w:val="6"/>
  </w:num>
  <w:num w:numId="23" w16cid:durableId="990135136">
    <w:abstractNumId w:val="24"/>
  </w:num>
  <w:num w:numId="24" w16cid:durableId="1679307527">
    <w:abstractNumId w:val="2"/>
  </w:num>
  <w:num w:numId="25" w16cid:durableId="1115635480">
    <w:abstractNumId w:val="17"/>
  </w:num>
  <w:num w:numId="26" w16cid:durableId="291903956">
    <w:abstractNumId w:val="19"/>
  </w:num>
  <w:num w:numId="27" w16cid:durableId="18289395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B1"/>
    <w:rsid w:val="00035FE3"/>
    <w:rsid w:val="00134318"/>
    <w:rsid w:val="001B019F"/>
    <w:rsid w:val="002004AE"/>
    <w:rsid w:val="00263C3E"/>
    <w:rsid w:val="002C03F6"/>
    <w:rsid w:val="002D3216"/>
    <w:rsid w:val="00336A83"/>
    <w:rsid w:val="003C783A"/>
    <w:rsid w:val="00426839"/>
    <w:rsid w:val="004474EB"/>
    <w:rsid w:val="0045434E"/>
    <w:rsid w:val="00462A81"/>
    <w:rsid w:val="004D177C"/>
    <w:rsid w:val="004D5B32"/>
    <w:rsid w:val="00502C1E"/>
    <w:rsid w:val="0050578C"/>
    <w:rsid w:val="00516CB9"/>
    <w:rsid w:val="0053478B"/>
    <w:rsid w:val="00546717"/>
    <w:rsid w:val="005A5BB4"/>
    <w:rsid w:val="005C177C"/>
    <w:rsid w:val="006A207C"/>
    <w:rsid w:val="006F507C"/>
    <w:rsid w:val="00722A3E"/>
    <w:rsid w:val="007A239B"/>
    <w:rsid w:val="008238B7"/>
    <w:rsid w:val="00894F4E"/>
    <w:rsid w:val="00900D89"/>
    <w:rsid w:val="00986939"/>
    <w:rsid w:val="009B4796"/>
    <w:rsid w:val="009D1EDB"/>
    <w:rsid w:val="009F3D56"/>
    <w:rsid w:val="00A53911"/>
    <w:rsid w:val="00A572B1"/>
    <w:rsid w:val="00A91BDD"/>
    <w:rsid w:val="00B07470"/>
    <w:rsid w:val="00B14237"/>
    <w:rsid w:val="00B14EDF"/>
    <w:rsid w:val="00B52E46"/>
    <w:rsid w:val="00C0211C"/>
    <w:rsid w:val="00C25F54"/>
    <w:rsid w:val="00C56242"/>
    <w:rsid w:val="00CC3901"/>
    <w:rsid w:val="00CD5B89"/>
    <w:rsid w:val="00D06CC8"/>
    <w:rsid w:val="00D4374A"/>
    <w:rsid w:val="00D53D17"/>
    <w:rsid w:val="00D56181"/>
    <w:rsid w:val="00D628E6"/>
    <w:rsid w:val="00D85454"/>
    <w:rsid w:val="00DE2C9A"/>
    <w:rsid w:val="00E1496C"/>
    <w:rsid w:val="00E2570F"/>
    <w:rsid w:val="00E26E59"/>
    <w:rsid w:val="00E4202B"/>
    <w:rsid w:val="00E651B2"/>
    <w:rsid w:val="00EA1962"/>
    <w:rsid w:val="00EF217B"/>
    <w:rsid w:val="00F2662D"/>
    <w:rsid w:val="00F54D8C"/>
    <w:rsid w:val="00F569BA"/>
    <w:rsid w:val="00F715CD"/>
    <w:rsid w:val="00F93EF1"/>
    <w:rsid w:val="00FB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12F5E"/>
  <w15:chartTrackingRefBased/>
  <w15:docId w15:val="{1D24E0DB-9038-4132-A22F-EA81D724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bCs/>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7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2B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A572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72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72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72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72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72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7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2B1"/>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A572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572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572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72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72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72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7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2B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572B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572B1"/>
    <w:pPr>
      <w:spacing w:before="160"/>
      <w:jc w:val="center"/>
    </w:pPr>
    <w:rPr>
      <w:i/>
      <w:iCs/>
      <w:color w:val="404040" w:themeColor="text1" w:themeTint="BF"/>
    </w:rPr>
  </w:style>
  <w:style w:type="character" w:customStyle="1" w:styleId="QuoteChar">
    <w:name w:val="Quote Char"/>
    <w:basedOn w:val="DefaultParagraphFont"/>
    <w:link w:val="Quote"/>
    <w:uiPriority w:val="29"/>
    <w:rsid w:val="00A572B1"/>
    <w:rPr>
      <w:i/>
      <w:iCs/>
      <w:color w:val="404040" w:themeColor="text1" w:themeTint="BF"/>
    </w:rPr>
  </w:style>
  <w:style w:type="paragraph" w:styleId="ListParagraph">
    <w:name w:val="List Paragraph"/>
    <w:basedOn w:val="Normal"/>
    <w:uiPriority w:val="34"/>
    <w:qFormat/>
    <w:rsid w:val="00A572B1"/>
    <w:pPr>
      <w:ind w:left="720"/>
      <w:contextualSpacing/>
    </w:pPr>
  </w:style>
  <w:style w:type="character" w:styleId="IntenseEmphasis">
    <w:name w:val="Intense Emphasis"/>
    <w:basedOn w:val="DefaultParagraphFont"/>
    <w:uiPriority w:val="21"/>
    <w:qFormat/>
    <w:rsid w:val="00A572B1"/>
    <w:rPr>
      <w:i/>
      <w:iCs/>
      <w:color w:val="2F5496" w:themeColor="accent1" w:themeShade="BF"/>
    </w:rPr>
  </w:style>
  <w:style w:type="paragraph" w:styleId="IntenseQuote">
    <w:name w:val="Intense Quote"/>
    <w:basedOn w:val="Normal"/>
    <w:next w:val="Normal"/>
    <w:link w:val="IntenseQuoteChar"/>
    <w:uiPriority w:val="30"/>
    <w:qFormat/>
    <w:rsid w:val="00A57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2B1"/>
    <w:rPr>
      <w:i/>
      <w:iCs/>
      <w:color w:val="2F5496" w:themeColor="accent1" w:themeShade="BF"/>
    </w:rPr>
  </w:style>
  <w:style w:type="character" w:styleId="IntenseReference">
    <w:name w:val="Intense Reference"/>
    <w:basedOn w:val="DefaultParagraphFont"/>
    <w:uiPriority w:val="32"/>
    <w:qFormat/>
    <w:rsid w:val="00A572B1"/>
    <w:rPr>
      <w:b/>
      <w:bCs w:val="0"/>
      <w:smallCaps/>
      <w:color w:val="2F5496" w:themeColor="accent1" w:themeShade="BF"/>
      <w:spacing w:val="5"/>
    </w:rPr>
  </w:style>
  <w:style w:type="table" w:styleId="GridTable2-Accent6">
    <w:name w:val="Grid Table 2 Accent 6"/>
    <w:basedOn w:val="TableNormal"/>
    <w:uiPriority w:val="47"/>
    <w:rsid w:val="00502C1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Spacing">
    <w:name w:val="No Spacing"/>
    <w:uiPriority w:val="1"/>
    <w:qFormat/>
    <w:rsid w:val="00336A83"/>
    <w:pPr>
      <w:spacing w:after="0" w:line="240" w:lineRule="auto"/>
    </w:pPr>
  </w:style>
  <w:style w:type="character" w:styleId="Hyperlink">
    <w:name w:val="Hyperlink"/>
    <w:basedOn w:val="DefaultParagraphFont"/>
    <w:uiPriority w:val="99"/>
    <w:unhideWhenUsed/>
    <w:rsid w:val="00E26E59"/>
    <w:rPr>
      <w:color w:val="0000FF"/>
      <w:u w:val="single"/>
    </w:rPr>
  </w:style>
  <w:style w:type="character" w:styleId="UnresolvedMention">
    <w:name w:val="Unresolved Mention"/>
    <w:basedOn w:val="DefaultParagraphFont"/>
    <w:uiPriority w:val="99"/>
    <w:semiHidden/>
    <w:unhideWhenUsed/>
    <w:rsid w:val="00E651B2"/>
    <w:rPr>
      <w:color w:val="605E5C"/>
      <w:shd w:val="clear" w:color="auto" w:fill="E1DFDD"/>
    </w:rPr>
  </w:style>
  <w:style w:type="paragraph" w:styleId="NormalWeb">
    <w:name w:val="Normal (Web)"/>
    <w:basedOn w:val="Normal"/>
    <w:uiPriority w:val="99"/>
    <w:semiHidden/>
    <w:unhideWhenUsed/>
    <w:rsid w:val="00F2662D"/>
    <w:pPr>
      <w:spacing w:before="100" w:beforeAutospacing="1" w:after="100" w:afterAutospacing="1" w:line="240" w:lineRule="auto"/>
    </w:pPr>
    <w:rPr>
      <w:rFonts w:ascii="Times New Roman" w:eastAsia="Times New Roman" w:hAnsi="Times New Roman" w:cs="Times New Roman"/>
      <w:bCs w:val="0"/>
      <w:kern w:val="0"/>
      <w:sz w:val="24"/>
      <w:szCs w:val="24"/>
      <w14:ligatures w14:val="none"/>
    </w:rPr>
  </w:style>
  <w:style w:type="character" w:styleId="HTMLCode">
    <w:name w:val="HTML Code"/>
    <w:basedOn w:val="DefaultParagraphFont"/>
    <w:uiPriority w:val="99"/>
    <w:semiHidden/>
    <w:unhideWhenUsed/>
    <w:rsid w:val="00F266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6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kern w:val="0"/>
      <w:sz w:val="20"/>
      <w:szCs w:val="20"/>
      <w14:ligatures w14:val="none"/>
    </w:rPr>
  </w:style>
  <w:style w:type="character" w:customStyle="1" w:styleId="HTMLPreformattedChar">
    <w:name w:val="HTML Preformatted Char"/>
    <w:basedOn w:val="DefaultParagraphFont"/>
    <w:link w:val="HTMLPreformatted"/>
    <w:uiPriority w:val="99"/>
    <w:semiHidden/>
    <w:rsid w:val="00F2662D"/>
    <w:rPr>
      <w:rFonts w:ascii="Courier New" w:eastAsia="Times New Roman" w:hAnsi="Courier New" w:cs="Courier New"/>
      <w:bCs w:val="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ev/ref/mod" TargetMode="External"/><Relationship Id="rId3" Type="http://schemas.openxmlformats.org/officeDocument/2006/relationships/settings" Target="settings.xml"/><Relationship Id="rId7" Type="http://schemas.openxmlformats.org/officeDocument/2006/relationships/hyperlink" Target="https://go.dev/ref/m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dev/doc/tutorial/create-module.html" TargetMode="External"/><Relationship Id="rId11" Type="http://schemas.openxmlformats.org/officeDocument/2006/relationships/theme" Target="theme/theme1.xml"/><Relationship Id="rId5" Type="http://schemas.openxmlformats.org/officeDocument/2006/relationships/hyperlink" Target="https://go.dev/ref/mo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o.dev/ref/m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9</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55</cp:revision>
  <dcterms:created xsi:type="dcterms:W3CDTF">2026-03-10T12:58:00Z</dcterms:created>
  <dcterms:modified xsi:type="dcterms:W3CDTF">2026-03-10T15:31:00Z</dcterms:modified>
</cp:coreProperties>
</file>